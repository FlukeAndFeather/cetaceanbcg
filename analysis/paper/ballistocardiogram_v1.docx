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4C87F" w14:textId="77777777" w:rsidR="006E378F" w:rsidRDefault="00822DFF">
      <w:pPr>
        <w:pStyle w:val="Title"/>
      </w:pPr>
      <w:r>
        <w:t>An accelerometer-derived ballistocardiogram method for detecting heartrates in free-ranging marine mammals</w:t>
      </w:r>
    </w:p>
    <w:p w14:paraId="65DC76CB" w14:textId="7B90D99F" w:rsidR="006E378F" w:rsidRDefault="00822DFF">
      <w:pPr>
        <w:pStyle w:val="Author"/>
      </w:pPr>
      <w:r>
        <w:t>Max F. Czapanskiy</w:t>
      </w:r>
      <w:proofErr w:type="gramStart"/>
      <w:r>
        <w:rPr>
          <w:vertAlign w:val="superscript"/>
        </w:rPr>
        <w:t>1,✉</w:t>
      </w:r>
      <w:proofErr w:type="gramEnd"/>
      <w:r>
        <w:t>, Paul J. Ponganis</w:t>
      </w:r>
      <w:r>
        <w:rPr>
          <w:vertAlign w:val="superscript"/>
        </w:rPr>
        <w:t>2</w:t>
      </w:r>
      <w:r>
        <w:t>, James A. Fahlbusch</w:t>
      </w:r>
      <w:r>
        <w:rPr>
          <w:vertAlign w:val="superscript"/>
        </w:rPr>
        <w:t>1</w:t>
      </w:r>
      <w:r>
        <w:t xml:space="preserve">, </w:t>
      </w:r>
      <w:ins w:id="0" w:author="Author" w:date="2021-10-27T10:07:00Z">
        <w:r>
          <w:t>T. L. Schmitt</w:t>
        </w:r>
        <w:r>
          <w:rPr>
            <w:vertAlign w:val="superscript"/>
          </w:rPr>
          <w:t>3</w:t>
        </w:r>
        <w:r>
          <w:t xml:space="preserve">, </w:t>
        </w:r>
      </w:ins>
      <w:commentRangeStart w:id="1"/>
      <w:commentRangeStart w:id="2"/>
      <w:r>
        <w:t xml:space="preserve">and </w:t>
      </w:r>
      <w:commentRangeEnd w:id="1"/>
      <w:r w:rsidR="00FF3910">
        <w:rPr>
          <w:rStyle w:val="CommentReference"/>
        </w:rPr>
        <w:commentReference w:id="1"/>
      </w:r>
      <w:commentRangeEnd w:id="2"/>
      <w:r w:rsidR="00CF3B5F">
        <w:rPr>
          <w:rStyle w:val="CommentReference"/>
        </w:rPr>
        <w:commentReference w:id="2"/>
      </w:r>
      <w:r>
        <w:t>Jeremy A. Goldbogen</w:t>
      </w:r>
      <w:r>
        <w:rPr>
          <w:vertAlign w:val="superscript"/>
        </w:rPr>
        <w:t>1</w:t>
      </w:r>
    </w:p>
    <w:p w14:paraId="55C62E99" w14:textId="09A1735D" w:rsidR="006E378F" w:rsidRDefault="00B14943">
      <w:pPr>
        <w:pStyle w:val="Date"/>
      </w:pPr>
      <w:del w:id="3" w:author="Author" w:date="2021-10-27T10:07:00Z">
        <w:r>
          <w:delText>24</w:delText>
        </w:r>
      </w:del>
      <w:ins w:id="4" w:author="Author" w:date="2021-10-27T10:07:00Z">
        <w:r w:rsidR="00822DFF">
          <w:t>27</w:t>
        </w:r>
      </w:ins>
      <w:r w:rsidR="00822DFF">
        <w:t xml:space="preserve"> </w:t>
      </w:r>
      <w:proofErr w:type="gramStart"/>
      <w:r w:rsidR="00822DFF">
        <w:t>October,</w:t>
      </w:r>
      <w:proofErr w:type="gramEnd"/>
      <w:r w:rsidR="00822DFF">
        <w:t xml:space="preserve"> 2021</w:t>
      </w:r>
    </w:p>
    <w:p w14:paraId="2EF69028" w14:textId="77777777" w:rsidR="006E378F" w:rsidRDefault="00822DFF">
      <w:pPr>
        <w:pStyle w:val="Abstract"/>
      </w:pPr>
      <w:r>
        <w:t xml:space="preserve">Physio-logging </w:t>
      </w:r>
      <w:r>
        <w:t>methods, which use animal-borne devices to record physiological variables, are entering a new era driven by advances in sensor development. However, existing datasets collected with traditional bio-loggers, such as accelerometers, still contain untapped ec</w:t>
      </w:r>
      <w:r>
        <w:t xml:space="preserve">o-physiological information. Here we present a computational method for extracting heartrate from high-resolution accelerometer data using a ballistocardiogram. We validated our method with simultaneous accelerometer-electrocardiogram tag deployments in a </w:t>
      </w:r>
      <w:r>
        <w:t>controlled setting on a killer whale (</w:t>
      </w:r>
      <w:r>
        <w:rPr>
          <w:i/>
          <w:iCs/>
        </w:rPr>
        <w:t>Orcinus orca</w:t>
      </w:r>
      <w:r>
        <w:t>) and demonstrate the method recovers previously observed cardiovascular patterns in a blue whale (</w:t>
      </w:r>
      <w:r>
        <w:rPr>
          <w:i/>
          <w:iCs/>
        </w:rPr>
        <w:t>Balaenoptera musculus</w:t>
      </w:r>
      <w:r>
        <w:t>), including the magnitude of apneic bradycardia and progressive relaxation of bradyca</w:t>
      </w:r>
      <w:r>
        <w:t>rdia during dives. Our ballistocardiogram method may be applied to mine heart rates from previously collected accelerometery and expand our understanding of comparative cardiovascular physiology.</w:t>
      </w:r>
    </w:p>
    <w:p w14:paraId="44050993" w14:textId="77777777" w:rsidR="006E378F" w:rsidRDefault="00822DFF">
      <w:pPr>
        <w:pStyle w:val="FirstParagraph"/>
      </w:pPr>
      <w:r>
        <w:rPr>
          <w:vertAlign w:val="superscript"/>
        </w:rPr>
        <w:t>1</w:t>
      </w:r>
      <w:r>
        <w:t xml:space="preserve"> Hopkins Marine Station, Department of Biology, Stanford Un</w:t>
      </w:r>
      <w:r>
        <w:t>iversity, USA</w:t>
      </w:r>
      <w:r>
        <w:br/>
      </w:r>
      <w:r>
        <w:rPr>
          <w:vertAlign w:val="superscript"/>
        </w:rPr>
        <w:t>2</w:t>
      </w:r>
      <w:r>
        <w:t xml:space="preserve"> Scripps Institution of Oceanography, University of California San Diego, USA</w:t>
      </w:r>
      <w:ins w:id="5" w:author="Author" w:date="2021-10-27T10:07:00Z">
        <w:r>
          <w:br/>
        </w:r>
        <w:r>
          <w:rPr>
            <w:vertAlign w:val="superscript"/>
          </w:rPr>
          <w:t>3</w:t>
        </w:r>
        <w:r>
          <w:t xml:space="preserve"> Veterinary Services, SeaWorld of California, USA</w:t>
        </w:r>
      </w:ins>
    </w:p>
    <w:p w14:paraId="104D2B57" w14:textId="77777777" w:rsidR="006E378F" w:rsidRDefault="00822DFF">
      <w:pPr>
        <w:pStyle w:val="BodyText"/>
      </w:pPr>
      <w:r>
        <w:rPr>
          <w:vertAlign w:val="superscript"/>
        </w:rPr>
        <w:t>✉</w:t>
      </w:r>
      <w:r>
        <w:t xml:space="preserve"> Correspondence: </w:t>
      </w:r>
      <w:hyperlink r:id="rId11">
        <w:r>
          <w:rPr>
            <w:rStyle w:val="Hyperlink"/>
          </w:rPr>
          <w:t>Max F. Czapanskiy &lt;</w:t>
        </w:r>
        <w:hyperlink r:id="rId12">
          <w:r>
            <w:rPr>
              <w:rStyle w:val="Hyperlink"/>
            </w:rPr>
            <w:t>maxczap@stanford.edu</w:t>
          </w:r>
        </w:hyperlink>
        <w:r>
          <w:rPr>
            <w:rStyle w:val="Hyperlink"/>
          </w:rPr>
          <w:t>&gt;</w:t>
        </w:r>
      </w:hyperlink>
    </w:p>
    <w:p w14:paraId="7B846166" w14:textId="77777777" w:rsidR="006E378F" w:rsidRDefault="00822DFF">
      <w:pPr>
        <w:pStyle w:val="BodyText"/>
      </w:pPr>
      <w:r>
        <w:t>Keywords: ballistocardiogram; diving physiology; cardiovascular physiology; accelerometer; bio-logging; marine mammal</w:t>
      </w:r>
    </w:p>
    <w:p w14:paraId="20997A1F" w14:textId="77777777" w:rsidR="006E378F" w:rsidRDefault="00822DFF">
      <w:pPr>
        <w:pStyle w:val="Heading1"/>
      </w:pPr>
      <w:bookmarkStart w:id="6" w:name="introduction"/>
      <w:r>
        <w:t>1</w:t>
      </w:r>
      <w:r>
        <w:tab/>
        <w:t>Introduction</w:t>
      </w:r>
    </w:p>
    <w:p w14:paraId="3AEEB8AD" w14:textId="0ED866AE" w:rsidR="006E378F" w:rsidRDefault="00822DFF">
      <w:pPr>
        <w:pStyle w:val="FirstParagraph"/>
      </w:pPr>
      <w:r>
        <w:t>Recent advances in physio-logging (recording physiological variables using animal-</w:t>
      </w:r>
      <w:r>
        <w:t xml:space="preserve">borne devices) have largely been driven by new developments in sensor technology (Hawkes et al., 2021). For example, new physio-logging tags can detect regional changes in blood flow by incorporating functional near-infrared spectroscopy sensors (McKnight </w:t>
      </w:r>
      <w:r>
        <w:t xml:space="preserve">et al., 2021). However, </w:t>
      </w:r>
      <w:del w:id="7" w:author="Author" w:date="2021-10-27T10:07:00Z">
        <w:r w:rsidR="00B14943">
          <w:delText xml:space="preserve">legacy tags with </w:delText>
        </w:r>
      </w:del>
      <w:ins w:id="8" w:author="Author" w:date="2021-10-27T10:07:00Z">
        <w:r>
          <w:t xml:space="preserve">traditional </w:t>
        </w:r>
      </w:ins>
      <w:r>
        <w:t xml:space="preserve">inertial measurement unit (IMU) </w:t>
      </w:r>
      <w:del w:id="9" w:author="Author" w:date="2021-10-27T10:07:00Z">
        <w:r w:rsidR="00B14943">
          <w:delText xml:space="preserve">sensors - </w:delText>
        </w:r>
      </w:del>
      <w:ins w:id="10" w:author="Author" w:date="2021-10-27T10:07:00Z">
        <w:r>
          <w:t xml:space="preserve">tags equipped with </w:t>
        </w:r>
      </w:ins>
      <w:r>
        <w:t>accelerometers</w:t>
      </w:r>
      <w:del w:id="11" w:author="Author" w:date="2021-10-27T10:07:00Z">
        <w:r w:rsidR="00B14943">
          <w:delText>, magnetometers,</w:delText>
        </w:r>
      </w:del>
      <w:r>
        <w:t xml:space="preserve"> and </w:t>
      </w:r>
      <w:del w:id="12" w:author="Author" w:date="2021-10-27T10:07:00Z">
        <w:r w:rsidR="00B14943">
          <w:delText xml:space="preserve">gyroscopes - </w:delText>
        </w:r>
      </w:del>
      <w:ins w:id="13" w:author="Author" w:date="2021-10-27T10:07:00Z">
        <w:r>
          <w:t xml:space="preserve">other inertial sensors </w:t>
        </w:r>
      </w:ins>
      <w:r>
        <w:t xml:space="preserve">can also measure </w:t>
      </w:r>
      <w:commentRangeStart w:id="14"/>
      <w:r>
        <w:t xml:space="preserve">important physiological </w:t>
      </w:r>
      <w:ins w:id="15" w:author="Author" w:date="2021-10-27T10:07:00Z">
        <w:r>
          <w:t xml:space="preserve">and related </w:t>
        </w:r>
      </w:ins>
      <w:r>
        <w:t>variables</w:t>
      </w:r>
      <w:commentRangeEnd w:id="14"/>
      <w:r w:rsidR="00CF3B5F">
        <w:rPr>
          <w:rStyle w:val="CommentReference"/>
        </w:rPr>
        <w:commentReference w:id="14"/>
      </w:r>
      <w:del w:id="16" w:author="Author" w:date="2021-10-27T10:07:00Z">
        <w:r w:rsidR="002E3725">
          <w:delText xml:space="preserve"> </w:delText>
        </w:r>
        <w:commentRangeStart w:id="17"/>
        <w:r w:rsidR="002E3725">
          <w:delText>and vital rates</w:delText>
        </w:r>
        <w:r w:rsidR="00B14943">
          <w:delText xml:space="preserve"> </w:delText>
        </w:r>
        <w:commentRangeEnd w:id="17"/>
        <w:r w:rsidR="002E3725">
          <w:rPr>
            <w:rStyle w:val="CommentReference"/>
          </w:rPr>
          <w:commentReference w:id="17"/>
        </w:r>
        <w:r w:rsidR="00B14943">
          <w:delText>under certain conditions. In one case, accelerometers revealed the</w:delText>
        </w:r>
      </w:del>
      <w:ins w:id="18" w:author="Author" w:date="2021-10-27T10:07:00Z">
        <w:r>
          <w:t>. Through careful inspection and analysis of high-resolution acce</w:t>
        </w:r>
        <w:r>
          <w:t>leration, scientists have measured</w:t>
        </w:r>
      </w:ins>
      <w:r>
        <w:t xml:space="preserve"> elevated </w:t>
      </w:r>
      <w:del w:id="19" w:author="Author" w:date="2021-10-27T10:07:00Z">
        <w:r w:rsidR="00B14943">
          <w:delText>respiratory rate of an emperor penguin (</w:delText>
        </w:r>
        <w:r w:rsidR="00B14943">
          <w:rPr>
            <w:i/>
            <w:iCs/>
          </w:rPr>
          <w:delText>Aptenodytes forsteri</w:delText>
        </w:r>
        <w:r w:rsidR="00B14943">
          <w:delText xml:space="preserve">) </w:delText>
        </w:r>
      </w:del>
      <w:ins w:id="20" w:author="Author" w:date="2021-10-27T10:07:00Z">
        <w:r>
          <w:t xml:space="preserve">respiration rates </w:t>
        </w:r>
      </w:ins>
      <w:r>
        <w:t xml:space="preserve">following </w:t>
      </w:r>
      <w:del w:id="21" w:author="Author" w:date="2021-10-27T10:07:00Z">
        <w:r w:rsidR="00B14943">
          <w:delText>a 27.6 minute dive, the longest recorded for this species</w:delText>
        </w:r>
      </w:del>
      <w:ins w:id="22" w:author="Author" w:date="2021-10-27T10:07:00Z">
        <w:r>
          <w:t>record-breaking dives</w:t>
        </w:r>
      </w:ins>
      <w:r>
        <w:t xml:space="preserve"> (Sato et al., 2011</w:t>
      </w:r>
      <w:ins w:id="23" w:author="Author" w:date="2021-10-27T10:07:00Z">
        <w:r>
          <w:t>), near-continuous feeding by small cetaceans (</w:t>
        </w:r>
        <w:proofErr w:type="spellStart"/>
        <w:r>
          <w:t>Wisniewska</w:t>
        </w:r>
        <w:proofErr w:type="spellEnd"/>
        <w:r>
          <w:t xml:space="preserve"> et al., 2016), social interactions between large cetaceans (</w:t>
        </w:r>
        <w:proofErr w:type="spellStart"/>
        <w:r>
          <w:t>Goldbogen</w:t>
        </w:r>
        <w:proofErr w:type="spellEnd"/>
        <w:r>
          <w:t xml:space="preserve"> et al., 2014), a</w:t>
        </w:r>
        <w:r>
          <w:t>nd important biomechanical variables including movement speed (Cade et al., 2018</w:t>
        </w:r>
      </w:ins>
      <w:r>
        <w:t>). While physio-logging tags with cutting-edge biomedical technologies push the boundaries of physiological field research, simpler IMU tags have fewer logistical constraints a</w:t>
      </w:r>
      <w:r>
        <w:t xml:space="preserve">nd provide access to more species and larger sample sizes. This is particularly important for species that cannot be restrained or studied </w:t>
      </w:r>
      <w:commentRangeStart w:id="24"/>
      <w:commentRangeStart w:id="25"/>
      <w:r>
        <w:t xml:space="preserve">in </w:t>
      </w:r>
      <w:del w:id="26" w:author="Author" w:date="2021-10-27T10:07:00Z">
        <w:r w:rsidR="00B14943">
          <w:delText>captivity</w:delText>
        </w:r>
        <w:commentRangeEnd w:id="24"/>
        <w:r w:rsidR="0030754B">
          <w:rPr>
            <w:rStyle w:val="CommentReference"/>
          </w:rPr>
          <w:commentReference w:id="24"/>
        </w:r>
      </w:del>
      <w:commentRangeEnd w:id="25"/>
      <w:r w:rsidR="00CF3B5F">
        <w:rPr>
          <w:rStyle w:val="CommentReference"/>
        </w:rPr>
        <w:commentReference w:id="25"/>
      </w:r>
      <w:ins w:id="27" w:author="Author" w:date="2021-10-27T10:07:00Z">
        <w:r>
          <w:t>managed care</w:t>
        </w:r>
      </w:ins>
      <w:r>
        <w:t xml:space="preserve">. For example, of the sixteen species of baleen whales (Mysticeti), heart rate has only been recorded </w:t>
      </w:r>
      <w:r>
        <w:t xml:space="preserve">with an electrocardiogram tag </w:t>
      </w:r>
      <w:del w:id="28" w:author="Author" w:date="2021-10-27T10:07:00Z">
        <w:r w:rsidR="00B14943">
          <w:delText>on</w:delText>
        </w:r>
      </w:del>
      <w:ins w:id="29" w:author="Author" w:date="2021-10-27T10:07:00Z">
        <w:r>
          <w:t>in the wild for</w:t>
        </w:r>
      </w:ins>
      <w:r>
        <w:t xml:space="preserve"> one blue whale (</w:t>
      </w:r>
      <w:r>
        <w:rPr>
          <w:i/>
          <w:iCs/>
        </w:rPr>
        <w:t>Balaenoptera musculus</w:t>
      </w:r>
      <w:r>
        <w:t xml:space="preserve">) </w:t>
      </w:r>
      <w:commentRangeStart w:id="30"/>
      <w:del w:id="31" w:author="Author" w:date="2021-10-27T10:07:00Z">
        <w:r w:rsidR="00B14943">
          <w:delText>individual</w:delText>
        </w:r>
        <w:commentRangeEnd w:id="30"/>
        <w:r w:rsidR="0030754B">
          <w:rPr>
            <w:rStyle w:val="CommentReference"/>
          </w:rPr>
          <w:commentReference w:id="30"/>
        </w:r>
        <w:r w:rsidR="00B14943">
          <w:delText xml:space="preserve"> </w:delText>
        </w:r>
      </w:del>
      <w:r>
        <w:t>(</w:t>
      </w:r>
      <w:proofErr w:type="spellStart"/>
      <w:r>
        <w:t>Goldbogen</w:t>
      </w:r>
      <w:proofErr w:type="spellEnd"/>
      <w:r>
        <w:t xml:space="preserve"> et al., </w:t>
      </w:r>
      <w:del w:id="32" w:author="Author" w:date="2021-10-27T10:07:00Z">
        <w:r w:rsidR="00B14943">
          <w:delText>2019a</w:delText>
        </w:r>
      </w:del>
      <w:ins w:id="33" w:author="Author" w:date="2021-10-27T10:07:00Z">
        <w:r>
          <w:t xml:space="preserve">2019; but see </w:t>
        </w:r>
        <w:proofErr w:type="spellStart"/>
        <w:r>
          <w:t>Ponganis</w:t>
        </w:r>
        <w:proofErr w:type="spellEnd"/>
        <w:r>
          <w:t xml:space="preserve"> </w:t>
        </w:r>
        <w:r>
          <w:lastRenderedPageBreak/>
          <w:t xml:space="preserve">and </w:t>
        </w:r>
        <w:proofErr w:type="spellStart"/>
        <w:r>
          <w:t>Kooyman</w:t>
        </w:r>
        <w:proofErr w:type="spellEnd"/>
        <w:r>
          <w:t>, 1999</w:t>
        </w:r>
      </w:ins>
      <w:r>
        <w:t>). Conversely, IMU tags have been deployed on hundreds of individuals of nearly every species in the clade for t</w:t>
      </w:r>
      <w:r>
        <w:t>he last twenty years (Nowacek et al., 2001</w:t>
      </w:r>
      <w:del w:id="34" w:author="Author" w:date="2021-10-27T10:07:00Z">
        <w:r w:rsidR="00B14943">
          <w:delText>) .</w:delText>
        </w:r>
      </w:del>
      <w:ins w:id="35" w:author="Author" w:date="2021-10-27T10:07:00Z">
        <w:r>
          <w:t>).</w:t>
        </w:r>
      </w:ins>
      <w:r>
        <w:t xml:space="preserve"> These existing datasets (and future IMU tag deployments) could hold </w:t>
      </w:r>
      <w:ins w:id="36" w:author="Author" w:date="2021-10-27T10:07:00Z">
        <w:r>
          <w:t xml:space="preserve">additional </w:t>
        </w:r>
      </w:ins>
      <w:r>
        <w:t xml:space="preserve">valuable physiological information, </w:t>
      </w:r>
      <w:del w:id="37" w:author="Author" w:date="2021-10-27T10:07:00Z">
        <w:r w:rsidR="00B14943">
          <w:delText>but we lack</w:delText>
        </w:r>
      </w:del>
      <w:ins w:id="38" w:author="Author" w:date="2021-10-27T10:07:00Z">
        <w:r>
          <w:t>awaiting</w:t>
        </w:r>
      </w:ins>
      <w:r>
        <w:t xml:space="preserve"> proper computational methods for mining them.</w:t>
      </w:r>
    </w:p>
    <w:p w14:paraId="732F8E46" w14:textId="114F07C1" w:rsidR="006E378F" w:rsidRDefault="00822DFF">
      <w:pPr>
        <w:pStyle w:val="BodyText"/>
      </w:pPr>
      <w:r>
        <w:t>The ballistocardiogram (BCG) has potentia</w:t>
      </w:r>
      <w:r>
        <w:t xml:space="preserve">l applications to using accelerometers as heartrate </w:t>
      </w:r>
      <w:commentRangeStart w:id="39"/>
      <w:commentRangeStart w:id="40"/>
      <w:r>
        <w:t>monitors</w:t>
      </w:r>
      <w:commentRangeEnd w:id="39"/>
      <w:del w:id="41" w:author="Author" w:date="2021-10-27T10:07:00Z">
        <w:r w:rsidR="007427C1">
          <w:rPr>
            <w:rStyle w:val="CommentReference"/>
          </w:rPr>
          <w:commentReference w:id="39"/>
        </w:r>
      </w:del>
      <w:commentRangeEnd w:id="40"/>
      <w:r w:rsidR="00CF3B5F">
        <w:rPr>
          <w:rStyle w:val="CommentReference"/>
        </w:rPr>
        <w:commentReference w:id="40"/>
      </w:r>
      <w:del w:id="42" w:author="Author" w:date="2021-10-27T10:07:00Z">
        <w:r w:rsidR="00B14943">
          <w:delText>.</w:delText>
        </w:r>
      </w:del>
      <w:ins w:id="43" w:author="Author" w:date="2021-10-27T10:07:00Z">
        <w:r>
          <w:t xml:space="preserve"> in both the wild and in managed care.</w:t>
        </w:r>
      </w:ins>
      <w:r>
        <w:t xml:space="preserve"> Ballistocardiography is a noninvasive method for measuring cardiac function based on the ballistic forces involved in the heart ejecting blood into the major</w:t>
      </w:r>
      <w:r>
        <w:t xml:space="preserve"> vessels. The BCG originated as a clinical tool in the first half of the 20th century (Starr et al., 1939), but was largely superseded by </w:t>
      </w:r>
      <w:commentRangeStart w:id="44"/>
      <w:commentRangeStart w:id="45"/>
      <w:r>
        <w:t xml:space="preserve">electro- and </w:t>
      </w:r>
      <w:del w:id="46" w:author="Author" w:date="2021-10-27T10:07:00Z">
        <w:r w:rsidR="00B14943">
          <w:delText>phonocardiography</w:delText>
        </w:r>
        <w:commentRangeEnd w:id="44"/>
        <w:r w:rsidR="007427C1">
          <w:rPr>
            <w:rStyle w:val="CommentReference"/>
          </w:rPr>
          <w:commentReference w:id="44"/>
        </w:r>
      </w:del>
      <w:commentRangeEnd w:id="45"/>
      <w:r w:rsidR="00CF3B5F">
        <w:rPr>
          <w:rStyle w:val="CommentReference"/>
        </w:rPr>
        <w:commentReference w:id="45"/>
      </w:r>
      <w:del w:id="47" w:author="Author" w:date="2021-10-27T10:07:00Z">
        <w:r w:rsidR="00B14943">
          <w:delText>.</w:delText>
        </w:r>
      </w:del>
      <w:ins w:id="48" w:author="Author" w:date="2021-10-27T10:07:00Z">
        <w:r>
          <w:t>echocardiography.</w:t>
        </w:r>
      </w:ins>
      <w:r>
        <w:t xml:space="preserve"> However the medical community has recently returned to ballistocardiography as a potent</w:t>
      </w:r>
      <w:r>
        <w:t>ial means of passive monitoring of heart function in at-risk populations (Giovangrandi et al., 2011), which has led to substantial progress in signal processing methodology for generating interpretable BCGs (Sadek et al., 2019). While the BCG is a three-di</w:t>
      </w:r>
      <w:r>
        <w:t xml:space="preserve">mensional phenomenon, it is strongest in the </w:t>
      </w:r>
      <w:del w:id="49" w:author="Author" w:date="2021-10-27T10:07:00Z">
        <w:r w:rsidR="00B14943">
          <w:delText>longitudinal (</w:delText>
        </w:r>
      </w:del>
      <w:r>
        <w:t>anterior-posterior</w:t>
      </w:r>
      <w:del w:id="50" w:author="Author" w:date="2021-10-27T10:07:00Z">
        <w:r w:rsidR="00B14943">
          <w:delText>)</w:delText>
        </w:r>
      </w:del>
      <w:r>
        <w:t xml:space="preserve"> axis (</w:t>
      </w:r>
      <w:proofErr w:type="spellStart"/>
      <w:r>
        <w:t>Inan</w:t>
      </w:r>
      <w:proofErr w:type="spellEnd"/>
      <w:r>
        <w:t xml:space="preserve"> et al., 2015). Along this axis, the waveform is composed of multiple peaks and valleys; most prominent of these are the IJK complex,</w:t>
      </w:r>
      <w:ins w:id="51" w:author="Author" w:date="2021-10-27T10:07:00Z">
        <w:r>
          <w:t xml:space="preserve"> which </w:t>
        </w:r>
      </w:ins>
      <w:r>
        <w:t xml:space="preserve">progressively </w:t>
      </w:r>
      <w:del w:id="52" w:author="Author" w:date="2021-10-27T10:07:00Z">
        <w:r w:rsidR="00B14943">
          <w:delText xml:space="preserve">which </w:delText>
        </w:r>
      </w:del>
      <w:r>
        <w:t>occurs during systole (Pinhe</w:t>
      </w:r>
      <w:r>
        <w:t>iro et al., 2010). The BCG J wave</w:t>
      </w:r>
      <w:del w:id="53" w:author="Author" w:date="2021-10-27T10:07:00Z">
        <w:r w:rsidR="00B14943">
          <w:delText xml:space="preserve"> is </w:delText>
        </w:r>
        <w:commentRangeStart w:id="54"/>
        <w:r w:rsidR="00B14943">
          <w:delText xml:space="preserve">analagous to the ECG R wave </w:delText>
        </w:r>
        <w:commentRangeEnd w:id="54"/>
        <w:r w:rsidR="00E47985">
          <w:rPr>
            <w:rStyle w:val="CommentReference"/>
          </w:rPr>
          <w:commentReference w:id="54"/>
        </w:r>
        <w:r w:rsidR="00B14943">
          <w:delText>in that it</w:delText>
        </w:r>
      </w:del>
      <w:r>
        <w:t xml:space="preserve"> is the most robust feature in the waveform and typically used for detecting heart beats.</w:t>
      </w:r>
    </w:p>
    <w:p w14:paraId="027213F0" w14:textId="7009FEE1" w:rsidR="006E378F" w:rsidRDefault="00822DFF">
      <w:pPr>
        <w:pStyle w:val="BodyText"/>
      </w:pPr>
      <w:r>
        <w:t>Here we present a method for generating a BCG from bio-logger accelerometry. We validated our method with a simultaneously recorded e</w:t>
      </w:r>
      <w:r>
        <w:t xml:space="preserve">lectrocardiogram (ECG) on </w:t>
      </w:r>
      <w:del w:id="55" w:author="Author" w:date="2021-10-27T10:07:00Z">
        <w:r w:rsidR="00B14943">
          <w:delText xml:space="preserve">a </w:delText>
        </w:r>
        <w:commentRangeStart w:id="56"/>
        <w:r w:rsidR="00B14943">
          <w:delText>captive</w:delText>
        </w:r>
        <w:commentRangeEnd w:id="56"/>
        <w:r w:rsidR="00BC3A9A">
          <w:rPr>
            <w:rStyle w:val="CommentReference"/>
          </w:rPr>
          <w:commentReference w:id="56"/>
        </w:r>
      </w:del>
      <w:ins w:id="57" w:author="Author" w:date="2021-10-27T10:07:00Z">
        <w:r>
          <w:t>an adult</w:t>
        </w:r>
      </w:ins>
      <w:r>
        <w:t xml:space="preserve"> killer whale</w:t>
      </w:r>
      <w:ins w:id="58" w:author="Author" w:date="2021-10-27T10:07:00Z">
        <w:r>
          <w:t xml:space="preserve"> in managed care</w:t>
        </w:r>
      </w:ins>
      <w:r>
        <w:t xml:space="preserve"> (</w:t>
      </w:r>
      <w:r>
        <w:rPr>
          <w:i/>
          <w:iCs/>
        </w:rPr>
        <w:t>Orcinus orca</w:t>
      </w:r>
      <w:r>
        <w:t xml:space="preserve">) and applied it to detect heartrate in a blue whale. The relative orientation of the tag on the body is uncertain in cetacean </w:t>
      </w:r>
      <w:commentRangeStart w:id="59"/>
      <w:commentRangeStart w:id="60"/>
      <w:r>
        <w:t xml:space="preserve">bio-logging </w:t>
      </w:r>
      <w:commentRangeEnd w:id="59"/>
      <w:r w:rsidR="00B73FFC">
        <w:rPr>
          <w:rStyle w:val="CommentReference"/>
        </w:rPr>
        <w:commentReference w:id="59"/>
      </w:r>
      <w:commentRangeEnd w:id="60"/>
      <w:r w:rsidR="00CF3B5F">
        <w:rPr>
          <w:rStyle w:val="CommentReference"/>
        </w:rPr>
        <w:commentReference w:id="60"/>
      </w:r>
      <w:ins w:id="61" w:author="Author" w:date="2021-10-27T10:07:00Z">
        <w:r>
          <w:t xml:space="preserve">in the wild </w:t>
        </w:r>
      </w:ins>
      <w:r>
        <w:t>(Johnson and Tyack, 2003), s</w:t>
      </w:r>
      <w:r>
        <w:t xml:space="preserve">o in addition to a one-dimensional BCG based solely on </w:t>
      </w:r>
      <w:del w:id="62" w:author="Author" w:date="2021-10-27T10:07:00Z">
        <w:r w:rsidR="00B14943">
          <w:delText>longitudinal</w:delText>
        </w:r>
      </w:del>
      <w:ins w:id="63" w:author="Author" w:date="2021-10-27T10:07:00Z">
        <w:r>
          <w:t>anterior-posterior</w:t>
        </w:r>
      </w:ins>
      <w:r>
        <w:t xml:space="preserve"> acceleration</w:t>
      </w:r>
      <w:del w:id="64" w:author="Author" w:date="2021-10-27T10:07:00Z">
        <w:r w:rsidR="00B14943">
          <w:delText>,</w:delText>
        </w:r>
      </w:del>
      <w:ins w:id="65" w:author="Author" w:date="2021-10-27T10:07:00Z">
        <w:r>
          <w:t xml:space="preserve"> (surge),</w:t>
        </w:r>
      </w:ins>
      <w:r>
        <w:t xml:space="preserve"> we also generated a three-dimensional BCG, which we expected would be more robust in a field setting. Specifically, we tested three hypotheses to validate our m</w:t>
      </w:r>
      <w:r>
        <w:t>ethod. First, a one-dimensional BCG would, in a controlled setting, produce statistically equivalent instantaneous heartrates as an ECG. Second, a three-dimensional BCG would, in a field setting, produce a more robust signal than a one-dimensional BCG. Thi</w:t>
      </w:r>
      <w:r>
        <w:t xml:space="preserve">rd, BCG-derived heartrates would increase </w:t>
      </w:r>
      <w:commentRangeStart w:id="66"/>
      <w:commentRangeStart w:id="67"/>
      <w:del w:id="68" w:author="Author" w:date="2021-10-27T10:07:00Z">
        <w:r w:rsidR="00B14943">
          <w:delText>from</w:delText>
        </w:r>
      </w:del>
      <w:ins w:id="69" w:author="Author" w:date="2021-10-27T10:07:00Z">
        <w:r>
          <w:t>during</w:t>
        </w:r>
      </w:ins>
      <w:r>
        <w:t xml:space="preserve"> the </w:t>
      </w:r>
      <w:del w:id="70" w:author="Author" w:date="2021-10-27T10:07:00Z">
        <w:r w:rsidR="00B14943">
          <w:delText>start to end</w:delText>
        </w:r>
      </w:del>
      <w:ins w:id="71" w:author="Author" w:date="2021-10-27T10:07:00Z">
        <w:r>
          <w:t xml:space="preserve">bottom and </w:t>
        </w:r>
        <w:proofErr w:type="spellStart"/>
        <w:r>
          <w:t>latter</w:t>
        </w:r>
        <w:proofErr w:type="spellEnd"/>
        <w:r>
          <w:t xml:space="preserve"> phases</w:t>
        </w:r>
      </w:ins>
      <w:r>
        <w:t xml:space="preserve"> of dives</w:t>
      </w:r>
      <w:commentRangeEnd w:id="66"/>
      <w:r w:rsidR="00EF0CFC">
        <w:rPr>
          <w:rStyle w:val="CommentReference"/>
        </w:rPr>
        <w:commentReference w:id="66"/>
      </w:r>
      <w:commentRangeEnd w:id="67"/>
      <w:r w:rsidR="00CF3B5F">
        <w:rPr>
          <w:rStyle w:val="CommentReference"/>
        </w:rPr>
        <w:commentReference w:id="67"/>
      </w:r>
      <w:r>
        <w:t xml:space="preserve">, consistent with the </w:t>
      </w:r>
      <w:del w:id="72" w:author="Author" w:date="2021-10-27T10:07:00Z">
        <w:r w:rsidR="00B14943">
          <w:delText xml:space="preserve">marine mammal cardiophysiological dive response of </w:delText>
        </w:r>
      </w:del>
      <w:r>
        <w:t xml:space="preserve">progressive </w:t>
      </w:r>
      <w:del w:id="73" w:author="Author" w:date="2021-10-27T10:07:00Z">
        <w:r w:rsidR="00B14943">
          <w:delText>bradycardia relaxation</w:delText>
        </w:r>
      </w:del>
      <w:ins w:id="74" w:author="Author" w:date="2021-10-27T10:07:00Z">
        <w:r>
          <w:t>increase in heartrate routinely observed before and during ascent</w:t>
        </w:r>
      </w:ins>
      <w:r>
        <w:t xml:space="preserve"> (</w:t>
      </w:r>
      <w:proofErr w:type="spellStart"/>
      <w:r>
        <w:t>Goldbogen</w:t>
      </w:r>
      <w:proofErr w:type="spellEnd"/>
      <w:r>
        <w:t xml:space="preserve"> et al., </w:t>
      </w:r>
      <w:del w:id="75" w:author="Author" w:date="2021-10-27T10:07:00Z">
        <w:r w:rsidR="00B14943">
          <w:delText>2019a</w:delText>
        </w:r>
      </w:del>
      <w:ins w:id="76" w:author="Author" w:date="2021-10-27T10:07:00Z">
        <w:r>
          <w:t>2019</w:t>
        </w:r>
      </w:ins>
      <w:r>
        <w:t xml:space="preserve">; McDonald and </w:t>
      </w:r>
      <w:proofErr w:type="spellStart"/>
      <w:r>
        <w:t>Ponganis</w:t>
      </w:r>
      <w:proofErr w:type="spellEnd"/>
      <w:r>
        <w:t>, 2014).</w:t>
      </w:r>
    </w:p>
    <w:p w14:paraId="6D737F14" w14:textId="77777777" w:rsidR="006E378F" w:rsidRDefault="00822DFF">
      <w:pPr>
        <w:pStyle w:val="Heading1"/>
      </w:pPr>
      <w:bookmarkStart w:id="77" w:name="materials-and-methods"/>
      <w:bookmarkEnd w:id="6"/>
      <w:r>
        <w:t>2</w:t>
      </w:r>
      <w:r>
        <w:tab/>
        <w:t>Materials and</w:t>
      </w:r>
      <w:r>
        <w:t xml:space="preserve"> methods</w:t>
      </w:r>
    </w:p>
    <w:p w14:paraId="02DF1882" w14:textId="77777777" w:rsidR="006E378F" w:rsidRDefault="00822DFF">
      <w:pPr>
        <w:pStyle w:val="Heading2"/>
      </w:pPr>
      <w:bookmarkStart w:id="78" w:name="animal-tagging"/>
      <w:r>
        <w:t>2.1</w:t>
      </w:r>
      <w:r>
        <w:tab/>
        <w:t>Animal tagging</w:t>
      </w:r>
    </w:p>
    <w:p w14:paraId="4A83F819" w14:textId="77777777" w:rsidR="009B3D09" w:rsidRDefault="00B14943">
      <w:pPr>
        <w:pStyle w:val="Compact"/>
        <w:numPr>
          <w:ilvl w:val="0"/>
          <w:numId w:val="7"/>
        </w:numPr>
        <w:rPr>
          <w:del w:id="79" w:author="Author" w:date="2021-10-27T10:07:00Z"/>
        </w:rPr>
      </w:pPr>
      <w:commentRangeStart w:id="80"/>
      <w:del w:id="81" w:author="Author" w:date="2021-10-27T10:07:00Z">
        <w:r>
          <w:delText>A captive killer whale was double-tagged with a CATS unit and ECG recorder.</w:delText>
        </w:r>
        <w:commentRangeEnd w:id="80"/>
        <w:r w:rsidR="00885817">
          <w:rPr>
            <w:rStyle w:val="CommentReference"/>
          </w:rPr>
          <w:commentReference w:id="80"/>
        </w:r>
      </w:del>
    </w:p>
    <w:p w14:paraId="43D1A263" w14:textId="77777777" w:rsidR="009B3D09" w:rsidRDefault="00B14943">
      <w:pPr>
        <w:pStyle w:val="Compact"/>
        <w:numPr>
          <w:ilvl w:val="0"/>
          <w:numId w:val="7"/>
        </w:numPr>
        <w:rPr>
          <w:del w:id="82" w:author="Author" w:date="2021-10-27T10:07:00Z"/>
        </w:rPr>
      </w:pPr>
      <w:del w:id="83" w:author="Author" w:date="2021-10-27T10:07:00Z">
        <w:r>
          <w:delText>The CATS unit was placed behind the left pectoral flipper and the ECG recorder on the ventral center line.</w:delText>
        </w:r>
      </w:del>
    </w:p>
    <w:p w14:paraId="5C4F787E" w14:textId="77777777" w:rsidR="009B3D09" w:rsidRDefault="00B14943">
      <w:pPr>
        <w:pStyle w:val="Compact"/>
        <w:numPr>
          <w:ilvl w:val="0"/>
          <w:numId w:val="7"/>
        </w:numPr>
        <w:rPr>
          <w:del w:id="84" w:author="Author" w:date="2021-10-27T10:07:00Z"/>
        </w:rPr>
      </w:pPr>
      <w:del w:id="85" w:author="Author" w:date="2021-10-27T10:07:00Z">
        <w:r>
          <w:delText>Trainers instructed the whale to hold a submerged position.</w:delText>
        </w:r>
      </w:del>
    </w:p>
    <w:p w14:paraId="6FCE7361" w14:textId="77777777" w:rsidR="009B3D09" w:rsidRDefault="00B14943">
      <w:pPr>
        <w:pStyle w:val="Compact"/>
        <w:numPr>
          <w:ilvl w:val="0"/>
          <w:numId w:val="7"/>
        </w:numPr>
        <w:rPr>
          <w:del w:id="86" w:author="Author" w:date="2021-10-27T10:07:00Z"/>
        </w:rPr>
      </w:pPr>
      <w:del w:id="87" w:author="Author" w:date="2021-10-27T10:07:00Z">
        <w:r>
          <w:delText>A blue whale was tagged with a CATS unit (originally published in (Goldbogen et al., 2019b)).</w:delText>
        </w:r>
      </w:del>
    </w:p>
    <w:p w14:paraId="5E2D48DF" w14:textId="77777777" w:rsidR="009B3D09" w:rsidRDefault="00B14943">
      <w:pPr>
        <w:pStyle w:val="Compact"/>
        <w:numPr>
          <w:ilvl w:val="0"/>
          <w:numId w:val="7"/>
        </w:numPr>
        <w:rPr>
          <w:del w:id="88" w:author="Author" w:date="2021-10-27T10:07:00Z"/>
        </w:rPr>
      </w:pPr>
      <w:del w:id="89" w:author="Author" w:date="2021-10-27T10:07:00Z">
        <w:r>
          <w:delText>The tag slid behind the right pectoral flipper, where it remained overnight.</w:delText>
        </w:r>
      </w:del>
    </w:p>
    <w:p w14:paraId="0A517DF0" w14:textId="77777777" w:rsidR="009B3D09" w:rsidRDefault="00B14943">
      <w:pPr>
        <w:pStyle w:val="Compact"/>
        <w:numPr>
          <w:ilvl w:val="0"/>
          <w:numId w:val="7"/>
        </w:numPr>
        <w:rPr>
          <w:del w:id="90" w:author="Author" w:date="2021-10-27T10:07:00Z"/>
        </w:rPr>
      </w:pPr>
      <w:commentRangeStart w:id="91"/>
      <w:del w:id="92" w:author="Author" w:date="2021-10-27T10:07:00Z">
        <w:r>
          <w:delText>While tagged, the blue whale engaged in apparent resting behavior. We manually labeled motionless periods. Specifically, we looked for regions with low amplitude y-axis gyroscope signal, since fluke-strokes are readily apparent in this signal (Gough et al., 2019)</w:delText>
        </w:r>
        <w:commentRangeEnd w:id="91"/>
        <w:r w:rsidR="00867FF5">
          <w:rPr>
            <w:rStyle w:val="CommentReference"/>
          </w:rPr>
          <w:commentReference w:id="91"/>
        </w:r>
      </w:del>
    </w:p>
    <w:p w14:paraId="73591B61" w14:textId="77777777" w:rsidR="009B3D09" w:rsidRDefault="00B14943">
      <w:pPr>
        <w:pStyle w:val="Compact"/>
        <w:numPr>
          <w:ilvl w:val="0"/>
          <w:numId w:val="7"/>
        </w:numPr>
        <w:rPr>
          <w:del w:id="93" w:author="Author" w:date="2021-10-27T10:07:00Z"/>
        </w:rPr>
      </w:pPr>
      <w:del w:id="94" w:author="Author" w:date="2021-10-27T10:07:00Z">
        <w:r>
          <w:delText>CATS tags programmed to collect 400 Hz accelerometer, 50 Hz magnetometer, 50 Hz gyroscope, and 10 Hz pressure. Data processed using CATS Toolbox (Cade et al., 2021).</w:delText>
        </w:r>
      </w:del>
    </w:p>
    <w:p w14:paraId="3C7C451C" w14:textId="77777777" w:rsidR="00885817" w:rsidRPr="00885817" w:rsidRDefault="00B14943" w:rsidP="00885817">
      <w:pPr>
        <w:pStyle w:val="Compact"/>
        <w:numPr>
          <w:ilvl w:val="0"/>
          <w:numId w:val="7"/>
        </w:numPr>
        <w:rPr>
          <w:del w:id="95" w:author="Author" w:date="2021-10-27T10:07:00Z"/>
        </w:rPr>
      </w:pPr>
      <w:del w:id="96" w:author="Author" w:date="2021-10-27T10:07:00Z">
        <w:r>
          <w:delText>Relevant permits (IACUC, NMFS, ???)</w:delText>
        </w:r>
        <w:r w:rsidR="005608E6">
          <w:delText xml:space="preserve"> MBNMS-MULTI-2017-007, NMFS 21678, Stanford IACUC 30123 for the </w:delText>
        </w:r>
        <w:r w:rsidR="00021A6A">
          <w:delText xml:space="preserve">CATS </w:delText>
        </w:r>
        <w:r w:rsidR="005608E6">
          <w:delText>blue whale</w:delText>
        </w:r>
        <w:r w:rsidR="00021A6A">
          <w:delText xml:space="preserve"> deployment</w:delText>
        </w:r>
        <w:r w:rsidR="005608E6">
          <w:delText>.</w:delText>
        </w:r>
        <w:r w:rsidR="00885817">
          <w:delText xml:space="preserve">  </w:delText>
        </w:r>
        <w:r w:rsidR="00885817" w:rsidRPr="00885817">
          <w:delText xml:space="preserve">The </w:delText>
        </w:r>
        <w:r w:rsidR="00885817">
          <w:delText>killer whale was</w:delText>
        </w:r>
        <w:r w:rsidR="00885817" w:rsidRPr="00885817">
          <w:delText xml:space="preserve"> held</w:delText>
        </w:r>
      </w:del>
    </w:p>
    <w:p w14:paraId="06741A2B" w14:textId="77777777" w:rsidR="00885817" w:rsidRPr="00885817" w:rsidRDefault="00885817" w:rsidP="00885817">
      <w:pPr>
        <w:pStyle w:val="Compact"/>
        <w:numPr>
          <w:ilvl w:val="0"/>
          <w:numId w:val="7"/>
        </w:numPr>
        <w:rPr>
          <w:del w:id="97" w:author="Author" w:date="2021-10-27T10:07:00Z"/>
        </w:rPr>
      </w:pPr>
      <w:del w:id="98" w:author="Author" w:date="2021-10-27T10:07:00Z">
        <w:r w:rsidRPr="00885817">
          <w:delText xml:space="preserve">under the SeaWorld display permit. The </w:delText>
        </w:r>
        <w:r w:rsidR="004E7318">
          <w:delText>recording</w:delText>
        </w:r>
        <w:r w:rsidR="00D57CE1">
          <w:delText>s</w:delText>
        </w:r>
        <w:r w:rsidRPr="00885817">
          <w:delText xml:space="preserve"> w</w:delText>
        </w:r>
        <w:r w:rsidR="00D57CE1">
          <w:delText>ere</w:delText>
        </w:r>
        <w:r w:rsidRPr="00885817">
          <w:delText xml:space="preserve"> conducted as part of clinical</w:delText>
        </w:r>
      </w:del>
    </w:p>
    <w:p w14:paraId="43BBEF8B" w14:textId="2F1C92AD" w:rsidR="006E378F" w:rsidRDefault="00885817">
      <w:pPr>
        <w:pStyle w:val="FirstParagraph"/>
        <w:rPr>
          <w:ins w:id="99" w:author="Author" w:date="2021-10-27T10:07:00Z"/>
        </w:rPr>
      </w:pPr>
      <w:del w:id="100" w:author="Author" w:date="2021-10-27T10:07:00Z">
        <w:r w:rsidRPr="00885817">
          <w:delText xml:space="preserve">animal cardiac evaluations. </w:delText>
        </w:r>
      </w:del>
      <w:ins w:id="101" w:author="Author" w:date="2021-10-27T10:07:00Z">
        <w:r w:rsidR="00822DFF">
          <w:rPr>
            <w:b/>
            <w:bCs/>
          </w:rPr>
          <w:t>Killer whale</w:t>
        </w:r>
      </w:ins>
    </w:p>
    <w:p w14:paraId="1BE189CF" w14:textId="77777777" w:rsidR="006E378F" w:rsidRDefault="00822DFF">
      <w:pPr>
        <w:pStyle w:val="BodyText"/>
        <w:rPr>
          <w:ins w:id="102" w:author="Author" w:date="2021-10-27T10:07:00Z"/>
        </w:rPr>
      </w:pPr>
      <w:ins w:id="103" w:author="Author" w:date="2021-10-27T10:07:00Z">
        <w:r>
          <w:t xml:space="preserve">A killer whale in managed care at the SeaWorld, San Diego, CA marine facilities was </w:t>
        </w:r>
        <w:proofErr w:type="gramStart"/>
        <w:r>
          <w:t>double-tagged</w:t>
        </w:r>
        <w:proofErr w:type="gramEnd"/>
        <w:r>
          <w:t xml:space="preserve"> with Customized Animal Tracking Solutions IMU (CATS, www.cats.is) and electrocardiogram (ECG) tags on August 16, 2021</w:t>
        </w:r>
        <w:r>
          <w:t xml:space="preserve"> as part of clinical animal cardiac evaluations under the </w:t>
        </w:r>
        <w:commentRangeStart w:id="104"/>
        <w:r>
          <w:t>SeaWorld display permit</w:t>
        </w:r>
      </w:ins>
      <w:commentRangeEnd w:id="104"/>
      <w:r w:rsidR="00CF3B5F">
        <w:rPr>
          <w:rStyle w:val="CommentReference"/>
        </w:rPr>
        <w:commentReference w:id="104"/>
      </w:r>
      <w:ins w:id="105" w:author="Author" w:date="2021-10-27T10:07:00Z">
        <w:r>
          <w:t xml:space="preserve">. The CATS tag recorded acceleration at 400 Hz, </w:t>
        </w:r>
        <w:proofErr w:type="gramStart"/>
        <w:r>
          <w:t>magnetometer</w:t>
        </w:r>
        <w:proofErr w:type="gramEnd"/>
        <w:r>
          <w:t xml:space="preserve"> and gyroscope at 50 Hz, pressure at 10 Hz, and video at 30 fps. </w:t>
        </w:r>
        <w:commentRangeStart w:id="106"/>
        <w:r>
          <w:t>All sensors were rotated from the tag’s frame of r</w:t>
        </w:r>
        <w:r>
          <w:t xml:space="preserve">eference to that of the whale using MATLAB (MathWorks, Inc., v2020b) tools for processing CATS data (Cade et al., 2021). </w:t>
        </w:r>
      </w:ins>
      <w:commentRangeEnd w:id="106"/>
      <w:r w:rsidR="00CF3B5F">
        <w:rPr>
          <w:rStyle w:val="CommentReference"/>
        </w:rPr>
        <w:commentReference w:id="106"/>
      </w:r>
      <w:commentRangeStart w:id="107"/>
      <w:ins w:id="108" w:author="Author" w:date="2021-10-27T10:07:00Z">
        <w:r>
          <w:t>The ECG tag hardware and data processing followed the methods in (</w:t>
        </w:r>
        <w:proofErr w:type="spellStart"/>
        <w:r>
          <w:t>Bickett</w:t>
        </w:r>
        <w:proofErr w:type="spellEnd"/>
        <w:r>
          <w:t xml:space="preserve"> et al., 2019). Briefly, we recorded ECG at 100 Hz </w:t>
        </w:r>
        <w:r>
          <w:lastRenderedPageBreak/>
          <w:t>and identif</w:t>
        </w:r>
        <w:r>
          <w:t xml:space="preserve">ied individual heart beats from visually verified R-waves using a customized peak detection program (K. </w:t>
        </w:r>
        <w:proofErr w:type="spellStart"/>
        <w:r>
          <w:t>Ponganis</w:t>
        </w:r>
        <w:proofErr w:type="spellEnd"/>
        <w:r>
          <w:t xml:space="preserve">; Origin 2017, </w:t>
        </w:r>
        <w:proofErr w:type="spellStart"/>
        <w:r>
          <w:t>OriginLab</w:t>
        </w:r>
        <w:proofErr w:type="spellEnd"/>
        <w:r>
          <w:t xml:space="preserve"> Co., Northampton, MA). </w:t>
        </w:r>
      </w:ins>
      <w:commentRangeEnd w:id="107"/>
      <w:r w:rsidR="00CF3B5F">
        <w:rPr>
          <w:rStyle w:val="CommentReference"/>
        </w:rPr>
        <w:commentReference w:id="107"/>
      </w:r>
      <w:ins w:id="109" w:author="Author" w:date="2021-10-27T10:07:00Z">
        <w:r>
          <w:t>ECG and IMU were recorded during a submerged breath hold.</w:t>
        </w:r>
      </w:ins>
    </w:p>
    <w:p w14:paraId="36707A4E" w14:textId="77777777" w:rsidR="006E378F" w:rsidRDefault="00822DFF">
      <w:pPr>
        <w:pStyle w:val="BodyText"/>
        <w:rPr>
          <w:ins w:id="110" w:author="Author" w:date="2021-10-27T10:07:00Z"/>
        </w:rPr>
      </w:pPr>
      <w:ins w:id="111" w:author="Author" w:date="2021-10-27T10:07:00Z">
        <w:r>
          <w:rPr>
            <w:b/>
            <w:bCs/>
          </w:rPr>
          <w:t>Blue whale</w:t>
        </w:r>
      </w:ins>
    </w:p>
    <w:p w14:paraId="1410CD58" w14:textId="77777777" w:rsidR="006E378F" w:rsidRDefault="00822DFF">
      <w:pPr>
        <w:pStyle w:val="BodyText"/>
        <w:rPr>
          <w:ins w:id="112" w:author="Author" w:date="2021-10-27T10:07:00Z"/>
        </w:rPr>
      </w:pPr>
      <w:ins w:id="113" w:author="Author" w:date="2021-10-27T10:07:00Z">
        <w:r>
          <w:t>A 24.5 m blue whale was tag</w:t>
        </w:r>
        <w:r>
          <w:t xml:space="preserve">ged with a CATS IMU tag on September 5, </w:t>
        </w:r>
        <w:proofErr w:type="gramStart"/>
        <w:r>
          <w:t>2018</w:t>
        </w:r>
        <w:proofErr w:type="gramEnd"/>
        <w:r>
          <w:t xml:space="preserve"> in Monterey Bay, CA under permits MBNMS-MULTI-2017-007, NMFS 21678, and Stanford University IACUC 30123 (previously published in (Gough et al., 2019)). Tag configuration and data processing followed the same pro</w:t>
        </w:r>
        <w:r>
          <w:t xml:space="preserve">cedure as the killer whale, with one addition. The 400 Hz acceleration data was used for </w:t>
        </w:r>
        <w:proofErr w:type="spellStart"/>
        <w:r>
          <w:t>ballistocardiography</w:t>
        </w:r>
        <w:proofErr w:type="spellEnd"/>
        <w:r>
          <w:t xml:space="preserve"> (see section </w:t>
        </w:r>
        <w:r>
          <w:rPr>
            <w:b/>
            <w:bCs/>
          </w:rPr>
          <w:t>Signal processing</w:t>
        </w:r>
        <w:r>
          <w:t xml:space="preserve">), but we also </w:t>
        </w:r>
        <w:proofErr w:type="spellStart"/>
        <w:r>
          <w:t>downsampled</w:t>
        </w:r>
        <w:proofErr w:type="spellEnd"/>
        <w:r>
          <w:t xml:space="preserve"> the multi-sensor data to 10 Hz for movement analysis using the MATLAB CATS tools. Dynamic</w:t>
        </w:r>
        <w:r>
          <w:t xml:space="preserve"> body movements produce an acceleration signal that masks the </w:t>
        </w:r>
        <w:proofErr w:type="spellStart"/>
        <w:r>
          <w:t>ballistocardiogram</w:t>
        </w:r>
        <w:proofErr w:type="spellEnd"/>
        <w:r>
          <w:t xml:space="preserve">, so we limited our analyses to manually labeled motionless periods. Motionless periods were identified during or near the bottom phase of dives between fluke strokes. Strokes </w:t>
        </w:r>
        <w:r>
          <w:t>were detected from visual examination of the rotational velocity around the lateral axis recorded by gyroscope (</w:t>
        </w:r>
        <w:proofErr w:type="spellStart"/>
        <w:r>
          <w:rPr>
            <w:i/>
            <w:iCs/>
          </w:rPr>
          <w:t>sensu</w:t>
        </w:r>
        <w:proofErr w:type="spellEnd"/>
        <w:r>
          <w:t xml:space="preserve"> Gough et al., 2019).</w:t>
        </w:r>
      </w:ins>
    </w:p>
    <w:p w14:paraId="63A255A0" w14:textId="77777777" w:rsidR="006E378F" w:rsidRDefault="00822DFF">
      <w:pPr>
        <w:pStyle w:val="Heading2"/>
      </w:pPr>
      <w:bookmarkStart w:id="114" w:name="signal-processing"/>
      <w:bookmarkEnd w:id="78"/>
      <w:r>
        <w:t>2.2</w:t>
      </w:r>
      <w:r>
        <w:tab/>
        <w:t>Signal processing</w:t>
      </w:r>
    </w:p>
    <w:p w14:paraId="65BBBEDA" w14:textId="0ACC3B47" w:rsidR="006E378F" w:rsidRDefault="00822DFF">
      <w:pPr>
        <w:pStyle w:val="FirstParagraph"/>
      </w:pPr>
      <w:r>
        <w:t xml:space="preserve">The BCG waveform is three dimensional, but strongest in the </w:t>
      </w:r>
      <w:del w:id="115" w:author="Author" w:date="2021-10-27T10:07:00Z">
        <w:r w:rsidR="00B14943">
          <w:delText>longitudinal</w:delText>
        </w:r>
      </w:del>
      <w:ins w:id="116" w:author="Author" w:date="2021-10-27T10:07:00Z">
        <w:r>
          <w:t>anterior-posterior</w:t>
        </w:r>
      </w:ins>
      <w:r>
        <w:t xml:space="preserve"> axis (</w:t>
      </w:r>
      <w:proofErr w:type="spellStart"/>
      <w:r>
        <w:t>Inan</w:t>
      </w:r>
      <w:proofErr w:type="spellEnd"/>
      <w:r>
        <w:t xml:space="preserve"> et al</w:t>
      </w:r>
      <w:r>
        <w:t>., 2015). We tested 1d and 3d metrics for identifying heartbeats in acceleration data based on the methods of (Lee et al., 2016). For windowed operations, we used 0.5 s for killer whale data and 2.0 s for blue whale data.</w:t>
      </w:r>
    </w:p>
    <w:p w14:paraId="6E95A854" w14:textId="77777777" w:rsidR="006E378F" w:rsidRDefault="00822DFF">
      <w:pPr>
        <w:pStyle w:val="BodyText"/>
      </w:pPr>
      <w:r>
        <w:rPr>
          <w:b/>
          <w:bCs/>
        </w:rPr>
        <w:t>Procedure</w:t>
      </w:r>
    </w:p>
    <w:p w14:paraId="7E67975F" w14:textId="32C39B74" w:rsidR="006E378F" w:rsidRDefault="00822DFF">
      <w:pPr>
        <w:pStyle w:val="Compact"/>
        <w:numPr>
          <w:ilvl w:val="0"/>
          <w:numId w:val="5"/>
        </w:numPr>
      </w:pPr>
      <w:r>
        <w:t>Remove noise and de-tren</w:t>
      </w:r>
      <w:r>
        <w:t xml:space="preserve">d the acceleration signal with a 5th order Butterworth band-pass filter (killer whale: [1-25Hz], blue whale: [1-10Hz]) </w:t>
      </w:r>
      <w:del w:id="117" w:author="Author" w:date="2021-10-27T10:07:00Z">
        <w:r w:rsidR="00B14943">
          <w:delText>using</w:delText>
        </w:r>
      </w:del>
      <w:ins w:id="118" w:author="Author" w:date="2021-10-27T10:07:00Z">
        <w:r>
          <w:t>(R</w:t>
        </w:r>
      </w:ins>
      <w:r>
        <w:t xml:space="preserve"> package </w:t>
      </w:r>
      <w:r>
        <w:rPr>
          <w:rStyle w:val="VerbatimChar"/>
        </w:rPr>
        <w:t>signal</w:t>
      </w:r>
      <w:r>
        <w:t xml:space="preserve"> </w:t>
      </w:r>
      <w:del w:id="119" w:author="Author" w:date="2021-10-27T10:07:00Z">
        <w:r w:rsidR="00B14943">
          <w:delText>(</w:delText>
        </w:r>
      </w:del>
      <w:proofErr w:type="spellStart"/>
      <w:r>
        <w:t>Ligges</w:t>
      </w:r>
      <w:proofErr w:type="spellEnd"/>
      <w:r>
        <w:t xml:space="preserve"> et al., 2021).</w:t>
      </w:r>
    </w:p>
    <w:p w14:paraId="67271743" w14:textId="580E1DBB" w:rsidR="006E378F" w:rsidRDefault="00822DFF">
      <w:pPr>
        <w:pStyle w:val="Compact"/>
        <w:numPr>
          <w:ilvl w:val="0"/>
          <w:numId w:val="5"/>
        </w:numPr>
      </w:pPr>
      <w:r>
        <w:t xml:space="preserve">Enhance the IJK complex by differentiating acceleration using a 4th order </w:t>
      </w:r>
      <w:proofErr w:type="spellStart"/>
      <w:r>
        <w:t>Savitzky-Golay</w:t>
      </w:r>
      <w:proofErr w:type="spellEnd"/>
      <w:r>
        <w:t xml:space="preserve"> filter </w:t>
      </w:r>
      <w:del w:id="120" w:author="Author" w:date="2021-10-27T10:07:00Z">
        <w:r w:rsidR="00B14943">
          <w:delText>using</w:delText>
        </w:r>
      </w:del>
      <w:ins w:id="121" w:author="Author" w:date="2021-10-27T10:07:00Z">
        <w:r>
          <w:t>(</w:t>
        </w:r>
        <w:r>
          <w:t>R</w:t>
        </w:r>
      </w:ins>
      <w:r>
        <w:t xml:space="preserve"> package </w:t>
      </w:r>
      <w:r>
        <w:rPr>
          <w:rStyle w:val="VerbatimChar"/>
        </w:rPr>
        <w:t>signal</w:t>
      </w:r>
      <w:del w:id="122" w:author="Author" w:date="2021-10-27T10:07:00Z">
        <w:r w:rsidR="00B14943">
          <w:delText>.</w:delText>
        </w:r>
      </w:del>
      <w:ins w:id="123" w:author="Author" w:date="2021-10-27T10:07:00Z">
        <w:r>
          <w:t>).</w:t>
        </w:r>
      </w:ins>
      <w:r>
        <w:t xml:space="preserve"> Differentiation exaggerates impulses like the J wave.</w:t>
      </w:r>
    </w:p>
    <w:p w14:paraId="61B45A00" w14:textId="77777777" w:rsidR="006E378F" w:rsidRDefault="00822DFF">
      <w:pPr>
        <w:pStyle w:val="Compact"/>
        <w:numPr>
          <w:ilvl w:val="0"/>
          <w:numId w:val="5"/>
        </w:numPr>
      </w:pPr>
      <w:r>
        <w:t>Further enhance the peaks by calculating the Shannon entropy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w:t>
      </w:r>
      <w:r>
        <w:t xml:space="preserve">is the acceleration axis). Additionally, the Shannon entropy is strictly positive, which facilitates peak detection. In the 1d case, </w:t>
      </w:r>
      <m:oMath>
        <m:r>
          <w:rPr>
            <w:rFonts w:ascii="Cambria Math" w:hAnsi="Cambria Math"/>
          </w:rPr>
          <m:t>k</m:t>
        </m:r>
      </m:oMath>
      <w:r>
        <w:t xml:space="preserve"> is surge</w:t>
      </w:r>
      <w:ins w:id="124" w:author="Author" w:date="2021-10-27T10:07:00Z">
        <w:r>
          <w:t xml:space="preserve"> (anterior-posterior acceleration)</w:t>
        </w:r>
      </w:ins>
      <w:r>
        <w:t xml:space="preserve"> only.</w:t>
      </w:r>
    </w:p>
    <w:p w14:paraId="5EEDAB15" w14:textId="77777777" w:rsidR="006E378F" w:rsidRDefault="00822DFF">
      <w:pPr>
        <w:pStyle w:val="Compact"/>
        <w:numPr>
          <w:ilvl w:val="0"/>
          <w:numId w:val="5"/>
        </w:numPr>
      </w:pPr>
      <w:r>
        <w:t>Remove noise by applying a triangular moving average smoother.</w:t>
      </w:r>
    </w:p>
    <w:p w14:paraId="5EC932D9" w14:textId="77777777" w:rsidR="006E378F" w:rsidRDefault="00822DFF">
      <w:pPr>
        <w:pStyle w:val="Compact"/>
        <w:numPr>
          <w:ilvl w:val="0"/>
          <w:numId w:val="5"/>
        </w:numPr>
      </w:pPr>
      <w:r>
        <w:t xml:space="preserve">Extract </w:t>
      </w:r>
      <w:r>
        <w:t>peaks and heuristically remove noisy peaks (see supplemental).</w:t>
      </w:r>
    </w:p>
    <w:p w14:paraId="67B09016" w14:textId="77777777" w:rsidR="006E378F" w:rsidRDefault="00822DFF">
      <w:pPr>
        <w:pStyle w:val="FirstParagraph"/>
      </w:pPr>
      <w:r>
        <w:t>This procedure can be applied to either 1d (i.e., surge-only) or 3d acceleration. In the case of 3d acceleration, the band-pass and Savitzky-Golay filters were applied to each axis independentl</w:t>
      </w:r>
      <w:r>
        <w:t>y.</w:t>
      </w:r>
    </w:p>
    <w:p w14:paraId="7B94935A" w14:textId="77777777" w:rsidR="006E378F" w:rsidRDefault="00822DFF">
      <w:pPr>
        <w:pStyle w:val="Heading2"/>
      </w:pPr>
      <w:bookmarkStart w:id="125" w:name="ecg-validation-on-killer-whale"/>
      <w:bookmarkEnd w:id="114"/>
      <w:r>
        <w:t>2.3</w:t>
      </w:r>
      <w:r>
        <w:tab/>
        <w:t>ECG validation on killer whale</w:t>
      </w:r>
    </w:p>
    <w:p w14:paraId="0DE5CB1A" w14:textId="77777777" w:rsidR="006E378F" w:rsidRDefault="00822DFF">
      <w:pPr>
        <w:pStyle w:val="FirstParagraph"/>
      </w:pPr>
      <w:r>
        <w:t>We fit ordinary least squares regression to BCG-derived instantaneous heart rates with respect to ECG-derived and tested 1) if the intercept was significantly different than 0 and 2) if the slope was significantly different than 1. We calculated the mean a</w:t>
      </w:r>
      <w:r>
        <w:t>nd standard deviation of absolute error as an equivalence measure (1d BCG only).</w:t>
      </w:r>
    </w:p>
    <w:p w14:paraId="43AD4B09" w14:textId="77777777" w:rsidR="006E378F" w:rsidRDefault="00822DFF">
      <w:pPr>
        <w:pStyle w:val="Heading2"/>
      </w:pPr>
      <w:bookmarkStart w:id="126" w:name="bcg-application-to-blue-whale"/>
      <w:bookmarkEnd w:id="125"/>
      <w:r>
        <w:lastRenderedPageBreak/>
        <w:t>2.4</w:t>
      </w:r>
      <w:r>
        <w:tab/>
        <w:t>BCG application to blue whale</w:t>
      </w:r>
    </w:p>
    <w:p w14:paraId="6A2460A6" w14:textId="41AA153C" w:rsidR="006E378F" w:rsidRDefault="00822DFF">
      <w:pPr>
        <w:pStyle w:val="FirstParagraph"/>
      </w:pPr>
      <w:r>
        <w:t xml:space="preserve">We tested whether the 3d BCG was more robust than 1d BCG in field data by comparing the signal-to-noise ratios. For both BCGs, we calculated </w:t>
      </w:r>
      <w:r>
        <w:t xml:space="preserve">the power spectral density </w:t>
      </w:r>
      <w:del w:id="127" w:author="Author" w:date="2021-10-27T10:07:00Z">
        <w:r w:rsidR="00B14943">
          <w:delText>using</w:delText>
        </w:r>
      </w:del>
      <w:ins w:id="128" w:author="Author" w:date="2021-10-27T10:07:00Z">
        <w:r>
          <w:t>[R</w:t>
        </w:r>
      </w:ins>
      <w:r>
        <w:t xml:space="preserve"> package </w:t>
      </w:r>
      <w:proofErr w:type="spellStart"/>
      <w:r>
        <w:rPr>
          <w:rStyle w:val="VerbatimChar"/>
        </w:rPr>
        <w:t>psd</w:t>
      </w:r>
      <w:proofErr w:type="spellEnd"/>
      <w:del w:id="129" w:author="Author" w:date="2021-10-27T10:07:00Z">
        <w:r w:rsidR="00B14943">
          <w:delText xml:space="preserve"> (</w:delText>
        </w:r>
      </w:del>
      <w:ins w:id="130" w:author="Author" w:date="2021-10-27T10:07:00Z">
        <w:r>
          <w:t xml:space="preserve">; </w:t>
        </w:r>
      </w:ins>
      <w:r>
        <w:t>Barbour and Parker</w:t>
      </w:r>
      <w:del w:id="131" w:author="Author" w:date="2021-10-27T10:07:00Z">
        <w:r w:rsidR="00B14943">
          <w:delText xml:space="preserve">, </w:delText>
        </w:r>
      </w:del>
      <w:ins w:id="132" w:author="Author" w:date="2021-10-27T10:07:00Z">
        <w:r>
          <w:t xml:space="preserve"> (</w:t>
        </w:r>
      </w:ins>
      <w:r>
        <w:t>2014</w:t>
      </w:r>
      <w:del w:id="133" w:author="Author" w:date="2021-10-27T10:07:00Z">
        <w:r w:rsidR="00B14943">
          <w:delText>).</w:delText>
        </w:r>
      </w:del>
      <w:ins w:id="134" w:author="Author" w:date="2021-10-27T10:07:00Z">
        <w:r>
          <w:t>)].</w:t>
        </w:r>
      </w:ins>
      <w:r>
        <w:t xml:space="preserve"> Previously recorded blue whale apneic heart rate was 4-8 bpm (Goldbogen et al., </w:t>
      </w:r>
      <w:del w:id="135" w:author="Author" w:date="2021-10-27T10:07:00Z">
        <w:r w:rsidR="00B14943">
          <w:delText>2019a</w:delText>
        </w:r>
      </w:del>
      <w:ins w:id="136" w:author="Author" w:date="2021-10-27T10:07:00Z">
        <w:r>
          <w:t>2019</w:t>
        </w:r>
      </w:ins>
      <w:r>
        <w:t xml:space="preserve">), so we quantified </w:t>
      </w:r>
      <w:r>
        <w:rPr>
          <w:i/>
          <w:iCs/>
        </w:rPr>
        <w:t>signal</w:t>
      </w:r>
      <w:r>
        <w:t xml:space="preserve"> as the integration of the power spectral density curve from 4-8 bpm and </w:t>
      </w:r>
      <w:r>
        <w:rPr>
          <w:i/>
          <w:iCs/>
        </w:rPr>
        <w:t>no</w:t>
      </w:r>
      <w:r>
        <w:rPr>
          <w:i/>
          <w:iCs/>
        </w:rPr>
        <w:t>ise</w:t>
      </w:r>
      <w:r>
        <w:t xml:space="preserve"> as the integrated remainder, up to 60 bpm.</w:t>
      </w:r>
    </w:p>
    <w:p w14:paraId="109CABFB" w14:textId="4F5E0D7F" w:rsidR="006E378F" w:rsidRDefault="00822DFF">
      <w:pPr>
        <w:pStyle w:val="BodyText"/>
      </w:pPr>
      <w:r>
        <w:t xml:space="preserve">We also tested whether BCG-derived instantaneous heart rates exhibited bradycardia relaxation over the course of dives, consistent with diving physiology patterns in marine mammals (Goldbogen et al., </w:t>
      </w:r>
      <w:del w:id="137" w:author="Author" w:date="2021-10-27T10:07:00Z">
        <w:r w:rsidR="00B14943">
          <w:delText>2019a</w:delText>
        </w:r>
      </w:del>
      <w:ins w:id="138" w:author="Author" w:date="2021-10-27T10:07:00Z">
        <w:r>
          <w:t>2019</w:t>
        </w:r>
      </w:ins>
      <w:r>
        <w:t>; McD</w:t>
      </w:r>
      <w:r>
        <w:t xml:space="preserve">onald and </w:t>
      </w:r>
      <w:proofErr w:type="spellStart"/>
      <w:r>
        <w:t>Ponganis</w:t>
      </w:r>
      <w:proofErr w:type="spellEnd"/>
      <w:r>
        <w:t>, 2014). We assigned dive start and end times when the whale swam deeper than 2 m, retaining dives that exceeded 10 m depth and 5 minutes duration. Dive times were normalized from 0 (start of dive) to 1 (end of dive). We regressed instant</w:t>
      </w:r>
      <w:r>
        <w:t xml:space="preserve">aneous heart rate against normalized dive time using robust Theil-Sen regression (to account for </w:t>
      </w:r>
      <w:proofErr w:type="spellStart"/>
      <w:r>
        <w:t>heteroscedascity</w:t>
      </w:r>
      <w:proofErr w:type="spellEnd"/>
      <w:r>
        <w:t xml:space="preserve">) </w:t>
      </w:r>
      <w:del w:id="139" w:author="Author" w:date="2021-10-27T10:07:00Z">
        <w:r w:rsidR="00B14943">
          <w:delText>with</w:delText>
        </w:r>
      </w:del>
      <w:ins w:id="140" w:author="Author" w:date="2021-10-27T10:07:00Z">
        <w:r>
          <w:t>[R</w:t>
        </w:r>
      </w:ins>
      <w:r>
        <w:t xml:space="preserve"> package </w:t>
      </w:r>
      <w:proofErr w:type="spellStart"/>
      <w:r>
        <w:rPr>
          <w:rStyle w:val="VerbatimChar"/>
        </w:rPr>
        <w:t>RobustLinearReg</w:t>
      </w:r>
      <w:proofErr w:type="spellEnd"/>
      <w:del w:id="141" w:author="Author" w:date="2021-10-27T10:07:00Z">
        <w:r w:rsidR="00B14943">
          <w:delText xml:space="preserve"> (</w:delText>
        </w:r>
      </w:del>
      <w:ins w:id="142" w:author="Author" w:date="2021-10-27T10:07:00Z">
        <w:r>
          <w:t xml:space="preserve">; </w:t>
        </w:r>
      </w:ins>
      <w:r>
        <w:t>Hurtado</w:t>
      </w:r>
      <w:del w:id="143" w:author="Author" w:date="2021-10-27T10:07:00Z">
        <w:r w:rsidR="00B14943">
          <w:delText xml:space="preserve">, </w:delText>
        </w:r>
      </w:del>
      <w:ins w:id="144" w:author="Author" w:date="2021-10-27T10:07:00Z">
        <w:r>
          <w:t xml:space="preserve"> (</w:t>
        </w:r>
      </w:ins>
      <w:r>
        <w:t>2020</w:t>
      </w:r>
      <w:del w:id="145" w:author="Author" w:date="2021-10-27T10:07:00Z">
        <w:r w:rsidR="00B14943">
          <w:delText>;</w:delText>
        </w:r>
      </w:del>
      <w:ins w:id="146" w:author="Author" w:date="2021-10-27T10:07:00Z">
        <w:r>
          <w:t>);</w:t>
        </w:r>
      </w:ins>
      <w:r>
        <w:t xml:space="preserve"> Sen</w:t>
      </w:r>
      <w:del w:id="147" w:author="Author" w:date="2021-10-27T10:07:00Z">
        <w:r w:rsidR="00B14943">
          <w:delText xml:space="preserve">, </w:delText>
        </w:r>
      </w:del>
      <w:ins w:id="148" w:author="Author" w:date="2021-10-27T10:07:00Z">
        <w:r>
          <w:t xml:space="preserve"> (</w:t>
        </w:r>
      </w:ins>
      <w:r>
        <w:t>1968</w:t>
      </w:r>
      <w:del w:id="149" w:author="Author" w:date="2021-10-27T10:07:00Z">
        <w:r w:rsidR="00B14943">
          <w:delText>;</w:delText>
        </w:r>
      </w:del>
      <w:ins w:id="150" w:author="Author" w:date="2021-10-27T10:07:00Z">
        <w:r>
          <w:t>);</w:t>
        </w:r>
      </w:ins>
      <w:r>
        <w:t xml:space="preserve"> Theil</w:t>
      </w:r>
      <w:del w:id="151" w:author="Author" w:date="2021-10-27T10:07:00Z">
        <w:r w:rsidR="00B14943">
          <w:delText xml:space="preserve">, </w:delText>
        </w:r>
      </w:del>
      <w:ins w:id="152" w:author="Author" w:date="2021-10-27T10:07:00Z">
        <w:r>
          <w:t xml:space="preserve"> (</w:t>
        </w:r>
      </w:ins>
      <w:r>
        <w:t>1992</w:t>
      </w:r>
      <w:del w:id="153" w:author="Author" w:date="2021-10-27T10:07:00Z">
        <w:r w:rsidR="00B14943">
          <w:delText>)</w:delText>
        </w:r>
      </w:del>
      <w:ins w:id="154" w:author="Author" w:date="2021-10-27T10:07:00Z">
        <w:r>
          <w:t>)]</w:t>
        </w:r>
      </w:ins>
      <w:r>
        <w:t xml:space="preserve"> and tested whether the slope was greater than 0.</w:t>
      </w:r>
    </w:p>
    <w:p w14:paraId="657E7055" w14:textId="77777777" w:rsidR="006E378F" w:rsidRDefault="00822DFF">
      <w:pPr>
        <w:pStyle w:val="Heading2"/>
      </w:pPr>
      <w:bookmarkStart w:id="155" w:name="reproducibility"/>
      <w:bookmarkEnd w:id="126"/>
      <w:r>
        <w:t>2.5</w:t>
      </w:r>
      <w:r>
        <w:tab/>
        <w:t>Reproducibility</w:t>
      </w:r>
    </w:p>
    <w:p w14:paraId="3EA856E7" w14:textId="34ADB619" w:rsidR="006E378F" w:rsidRDefault="00822DFF">
      <w:pPr>
        <w:pStyle w:val="FirstParagraph"/>
      </w:pPr>
      <w:r>
        <w:t>Th</w:t>
      </w:r>
      <w:r>
        <w:t xml:space="preserve">e data and code used in this analysis were packaged as a research compendium </w:t>
      </w:r>
      <w:del w:id="156" w:author="Author" w:date="2021-10-27T10:07:00Z">
        <w:r w:rsidR="00B14943">
          <w:delText>using</w:delText>
        </w:r>
      </w:del>
      <w:ins w:id="157" w:author="Author" w:date="2021-10-27T10:07:00Z">
        <w:r>
          <w:t>[R</w:t>
        </w:r>
      </w:ins>
      <w:r>
        <w:t xml:space="preserve"> package </w:t>
      </w:r>
      <w:proofErr w:type="spellStart"/>
      <w:r>
        <w:rPr>
          <w:rStyle w:val="VerbatimChar"/>
        </w:rPr>
        <w:t>rrtools</w:t>
      </w:r>
      <w:proofErr w:type="spellEnd"/>
      <w:del w:id="158" w:author="Author" w:date="2021-10-27T10:07:00Z">
        <w:r w:rsidR="00B14943">
          <w:delText xml:space="preserve"> (Marwick, 2019</w:delText>
        </w:r>
      </w:del>
      <w:r>
        <w:t>; Marwick et al</w:t>
      </w:r>
      <w:del w:id="159" w:author="Author" w:date="2021-10-27T10:07:00Z">
        <w:r w:rsidR="00B14943">
          <w:delText xml:space="preserve">., </w:delText>
        </w:r>
      </w:del>
      <w:ins w:id="160" w:author="Author" w:date="2021-10-27T10:07:00Z">
        <w:r>
          <w:t>. (</w:t>
        </w:r>
      </w:ins>
      <w:r>
        <w:t>2018</w:t>
      </w:r>
      <w:del w:id="161" w:author="Author" w:date="2021-10-27T10:07:00Z">
        <w:r w:rsidR="00B14943">
          <w:delText>).</w:delText>
        </w:r>
      </w:del>
      <w:ins w:id="162" w:author="Author" w:date="2021-10-27T10:07:00Z">
        <w:r>
          <w:t>); Marwick (2019)].</w:t>
        </w:r>
      </w:ins>
      <w:r>
        <w:t xml:space="preserve"> The research compendium was written as an R package so other researchers can read, run, and modify the methods describe</w:t>
      </w:r>
      <w:r>
        <w:t>d here.</w:t>
      </w:r>
    </w:p>
    <w:p w14:paraId="5B1AB694" w14:textId="77777777" w:rsidR="006E378F" w:rsidRDefault="00822DFF">
      <w:pPr>
        <w:pStyle w:val="Heading1"/>
      </w:pPr>
      <w:bookmarkStart w:id="163" w:name="results-and-discussion"/>
      <w:bookmarkEnd w:id="77"/>
      <w:bookmarkEnd w:id="155"/>
      <w:r>
        <w:t>3</w:t>
      </w:r>
      <w:r>
        <w:tab/>
        <w:t>Results and discussion</w:t>
      </w:r>
    </w:p>
    <w:p w14:paraId="2ADB43BA" w14:textId="77777777" w:rsidR="006E378F" w:rsidRDefault="00822DFF">
      <w:pPr>
        <w:pStyle w:val="Heading2"/>
      </w:pPr>
      <w:bookmarkStart w:id="164" w:name="ecg-validation-on-killer-whale-1"/>
      <w:r>
        <w:t>3.1</w:t>
      </w:r>
      <w:r>
        <w:tab/>
        <w:t>ECG validation on killer whale</w:t>
      </w:r>
    </w:p>
    <w:p w14:paraId="38C208FE" w14:textId="072FA325" w:rsidR="006E378F" w:rsidRDefault="00822DFF">
      <w:pPr>
        <w:pStyle w:val="FirstParagraph"/>
      </w:pPr>
      <w:r>
        <w:t>The ECG and BCG yielded nearly identical heart rate estimations (Fig. 5.1). We collected 14 s of simultaneous ECG and BCG data during a motionless, submerged breath hold. BCG-derived insta</w:t>
      </w:r>
      <w:r>
        <w:t xml:space="preserve">ntaneous heart rates were within 0.8% ± 0.5% of the ECG-derived rates (mean ± standard deviation). </w:t>
      </w:r>
      <w:del w:id="165" w:author="Author" w:date="2021-10-27T10:07:00Z">
        <w:r w:rsidR="00B14943">
          <w:delText xml:space="preserve">The </w:delText>
        </w:r>
      </w:del>
      <w:r>
        <w:t>Ordinary least squares regression of BCG heartrates on ECG heartrates yielded a slope of 1.02 ± 0.04 and intercept of -1.62 ± 2.71 (mean ± standard error), w</w:t>
      </w:r>
      <w:r>
        <w:t>hich were not significantly different from the hypothesized 1 and 0, respectively.</w:t>
      </w:r>
    </w:p>
    <w:p w14:paraId="06DFCAA0" w14:textId="77777777" w:rsidR="006E378F" w:rsidRDefault="00822DFF">
      <w:pPr>
        <w:pStyle w:val="Heading2"/>
      </w:pPr>
      <w:bookmarkStart w:id="166" w:name="bcg-application-to-blue-whale-1"/>
      <w:bookmarkEnd w:id="164"/>
      <w:r>
        <w:t>3.2</w:t>
      </w:r>
      <w:r>
        <w:tab/>
        <w:t>BCG application to blue whale</w:t>
      </w:r>
    </w:p>
    <w:p w14:paraId="526D0124" w14:textId="77777777" w:rsidR="006E378F" w:rsidRDefault="00822DFF">
      <w:pPr>
        <w:pStyle w:val="FirstParagraph"/>
      </w:pPr>
      <w:r>
        <w:t>We generated 1d and 3d BCGs for 2 hours of data, including 10 rest dives and 51 motionless periods totaling 76.9 minutes (Fig. 5.2).</w:t>
      </w:r>
    </w:p>
    <w:p w14:paraId="3AD19194" w14:textId="25D09E31" w:rsidR="006E378F" w:rsidRDefault="00822DFF">
      <w:pPr>
        <w:pStyle w:val="BodyText"/>
      </w:pPr>
      <w:r>
        <w:t>The 3d</w:t>
      </w:r>
      <w:r>
        <w:t xml:space="preserve"> BCG (Fig. 5.3) produced a more robust signal than the </w:t>
      </w:r>
      <w:del w:id="167" w:author="Author" w:date="2021-10-27T10:07:00Z">
        <w:r w:rsidR="00B14943">
          <w:delText xml:space="preserve">surge-only </w:delText>
        </w:r>
      </w:del>
      <w:r>
        <w:t>1d BCG</w:t>
      </w:r>
      <w:del w:id="168" w:author="Author" w:date="2021-10-27T10:07:00Z">
        <w:r w:rsidR="00B14943">
          <w:delText>.</w:delText>
        </w:r>
      </w:del>
      <w:ins w:id="169" w:author="Author" w:date="2021-10-27T10:07:00Z">
        <w:r>
          <w:t>, which used only anterior-posterior acceleration.</w:t>
        </w:r>
      </w:ins>
      <w:r>
        <w:t xml:space="preserve"> The signal-to-noise ratio was 2.00 for the </w:t>
      </w:r>
      <w:del w:id="170" w:author="Author" w:date="2021-10-27T10:07:00Z">
        <w:r w:rsidR="00B14943">
          <w:delText>triaxial</w:delText>
        </w:r>
      </w:del>
      <w:ins w:id="171" w:author="Author" w:date="2021-10-27T10:07:00Z">
        <w:r>
          <w:t>3d</w:t>
        </w:r>
      </w:ins>
      <w:r>
        <w:t xml:space="preserve"> BCG, compared to 0.17 for the </w:t>
      </w:r>
      <w:del w:id="172" w:author="Author" w:date="2021-10-27T10:07:00Z">
        <w:r w:rsidR="00B14943">
          <w:delText>surge-only</w:delText>
        </w:r>
      </w:del>
      <w:ins w:id="173" w:author="Author" w:date="2021-10-27T10:07:00Z">
        <w:r>
          <w:t>1d</w:t>
        </w:r>
      </w:ins>
      <w:r>
        <w:t xml:space="preserve"> BCG (Fig. 5.</w:t>
      </w:r>
      <w:del w:id="174" w:author="Author" w:date="2021-10-27T10:07:00Z">
        <w:r w:rsidR="00B14943">
          <w:delText>4</w:delText>
        </w:r>
      </w:del>
      <w:ins w:id="175" w:author="Author" w:date="2021-10-27T10:07:00Z">
        <w:r>
          <w:t>4</w:t>
        </w:r>
        <w:r>
          <w:rPr>
            <w:b/>
            <w:bCs/>
          </w:rPr>
          <w:t>A</w:t>
        </w:r>
      </w:ins>
      <w:r>
        <w:t>).</w:t>
      </w:r>
    </w:p>
    <w:p w14:paraId="14CAA9E5" w14:textId="4F517C84" w:rsidR="006E378F" w:rsidRDefault="00822DFF">
      <w:pPr>
        <w:pStyle w:val="BodyText"/>
      </w:pPr>
      <w:r>
        <w:t>3d BCG-derived heart rates exhibited a relaxatio</w:t>
      </w:r>
      <w:r>
        <w:t xml:space="preserve">n of bradycardia over the course of dives. Average heart rate increased from 4.1 bpm at the start of dives to 8.3 bpm at the end of dives (Theil-Sen regression,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w:t>
      </w:r>
      <w:ins w:id="176" w:author="Author" w:date="2021-10-27T10:07:00Z">
        <w:r>
          <w:t>.</w:t>
        </w:r>
      </w:ins>
      <w:r>
        <w:t xml:space="preserve"> 5.</w:t>
      </w:r>
      <w:del w:id="177" w:author="Author" w:date="2021-10-27T10:07:00Z">
        <w:r w:rsidR="00B14943">
          <w:delText>5</w:delText>
        </w:r>
      </w:del>
      <w:ins w:id="178" w:author="Author" w:date="2021-10-27T10:07:00Z">
        <w:r>
          <w:t>4</w:t>
        </w:r>
        <w:r>
          <w:rPr>
            <w:b/>
            <w:bCs/>
          </w:rPr>
          <w:t>B</w:t>
        </w:r>
      </w:ins>
      <w:r>
        <w:t>).</w:t>
      </w:r>
    </w:p>
    <w:p w14:paraId="3DE46279" w14:textId="77777777" w:rsidR="006E378F" w:rsidRDefault="00822DFF">
      <w:pPr>
        <w:pStyle w:val="Heading2"/>
      </w:pPr>
      <w:bookmarkStart w:id="179" w:name="reproducibility-1"/>
      <w:bookmarkEnd w:id="166"/>
      <w:r>
        <w:lastRenderedPageBreak/>
        <w:t>3.3</w:t>
      </w:r>
      <w:r>
        <w:tab/>
        <w:t>Reproducibility</w:t>
      </w:r>
    </w:p>
    <w:p w14:paraId="7DA2A334" w14:textId="77777777" w:rsidR="006E378F" w:rsidRDefault="00822DFF">
      <w:pPr>
        <w:pStyle w:val="FirstParagraph"/>
      </w:pPr>
      <w:r>
        <w:t>The research compendium containing data, code, and a</w:t>
      </w:r>
      <w:r>
        <w:t>n executable version of this manuscript was archived on Zenodo (TODO). We developed the research compendium as an R package to facilitate investigation and adoption by other researchers. Publishing data and code in standardized formats (such as an R packag</w:t>
      </w:r>
      <w:r>
        <w:t>e) is a critical step towards transparency and computational reproducibility (Alston and Rick, 2021; Powers and Hampton, 2019; Stodden et al., 2018).</w:t>
      </w:r>
    </w:p>
    <w:p w14:paraId="635C0DA1" w14:textId="0422AF12" w:rsidR="006E378F" w:rsidRDefault="00822DFF">
      <w:pPr>
        <w:pStyle w:val="Heading2"/>
      </w:pPr>
      <w:bookmarkStart w:id="180" w:name="conclusions"/>
      <w:bookmarkEnd w:id="179"/>
      <w:r>
        <w:t>3.4</w:t>
      </w:r>
      <w:r>
        <w:tab/>
      </w:r>
      <w:commentRangeStart w:id="181"/>
      <w:r>
        <w:t>Conclusions</w:t>
      </w:r>
      <w:commentRangeEnd w:id="181"/>
      <w:r w:rsidR="000E6C54">
        <w:rPr>
          <w:rStyle w:val="CommentReference"/>
          <w:rFonts w:eastAsiaTheme="minorHAnsi" w:cs="Times New Roman"/>
          <w:b w:val="0"/>
          <w:bCs w:val="0"/>
        </w:rPr>
        <w:commentReference w:id="181"/>
      </w:r>
    </w:p>
    <w:p w14:paraId="5D83D08C" w14:textId="77777777" w:rsidR="006E378F" w:rsidRDefault="00822DFF">
      <w:pPr>
        <w:pStyle w:val="FirstParagraph"/>
      </w:pPr>
      <w:r>
        <w:t>Here we presented a ballistocardiogram method for detecting resting apneic heartrate in ce</w:t>
      </w:r>
      <w:r>
        <w:t>taceans using accelerometers. We validated the method in a controlled setting with simultaneous ECG and in a field setting by confirming expected physiological patterns. As accelerometer tags have been deployed on many cetacean species for multiple decades</w:t>
      </w:r>
      <w:r>
        <w:t xml:space="preserve">, this method may be applied to mine existing datasets and better understand how heartrate scales with body size and other biological factors. </w:t>
      </w:r>
      <w:commentRangeStart w:id="182"/>
      <w:ins w:id="183" w:author="Author" w:date="2021-10-27T10:07:00Z">
        <w:r>
          <w:t>Current IMU tag designs limit BCG analysis to motionless periods, but future dimple- or limpet-style tags could r</w:t>
        </w:r>
        <w:r>
          <w:t>educe acceleration noise, boost the signal-to-noise ratio, and make the method more widely applicable</w:t>
        </w:r>
      </w:ins>
      <w:commentRangeEnd w:id="182"/>
      <w:r w:rsidR="00CF3B5F">
        <w:rPr>
          <w:rStyle w:val="CommentReference"/>
        </w:rPr>
        <w:commentReference w:id="182"/>
      </w:r>
      <w:ins w:id="184" w:author="Author" w:date="2021-10-27T10:07:00Z">
        <w:r>
          <w:t xml:space="preserve">. </w:t>
        </w:r>
      </w:ins>
      <w:r>
        <w:t>Even as the field of physio-logging progresses with new hardware innovations, this method demonstrates that computational advances can still derive new i</w:t>
      </w:r>
      <w:r>
        <w:t>nsights from traditional sensors.</w:t>
      </w:r>
    </w:p>
    <w:p w14:paraId="24E47CC1" w14:textId="77777777" w:rsidR="006E378F" w:rsidRDefault="00822DFF">
      <w:pPr>
        <w:pStyle w:val="Heading1"/>
      </w:pPr>
      <w:bookmarkStart w:id="185" w:name="acknowledgements"/>
      <w:bookmarkEnd w:id="163"/>
      <w:bookmarkEnd w:id="180"/>
      <w:r>
        <w:t>4</w:t>
      </w:r>
      <w:r>
        <w:tab/>
        <w:t>Acknowledgements</w:t>
      </w:r>
    </w:p>
    <w:p w14:paraId="6C92AF2F" w14:textId="77777777" w:rsidR="006E378F" w:rsidRDefault="00822DFF">
      <w:pPr>
        <w:pStyle w:val="Compact"/>
        <w:numPr>
          <w:ilvl w:val="0"/>
          <w:numId w:val="6"/>
        </w:numPr>
      </w:pPr>
      <w:r>
        <w:t>Everyone who helped collect and process the blue whale data.</w:t>
      </w:r>
    </w:p>
    <w:p w14:paraId="52578B52" w14:textId="77777777" w:rsidR="006E378F" w:rsidRDefault="00822DFF">
      <w:pPr>
        <w:pStyle w:val="Compact"/>
        <w:numPr>
          <w:ilvl w:val="0"/>
          <w:numId w:val="6"/>
        </w:numPr>
      </w:pPr>
      <w:r>
        <w:t>The Sea World trainers.</w:t>
      </w:r>
    </w:p>
    <w:p w14:paraId="03889C57" w14:textId="77777777" w:rsidR="006E378F" w:rsidRDefault="00822DFF">
      <w:pPr>
        <w:pStyle w:val="Compact"/>
        <w:numPr>
          <w:ilvl w:val="0"/>
          <w:numId w:val="6"/>
        </w:numPr>
      </w:pPr>
      <w:r>
        <w:t>Anna Krystalli, Ben Marwick, Karthik Ram, Nicholas Tierney, and other members of the open science R community for deve</w:t>
      </w:r>
      <w:r>
        <w:t>loping tools and educational resources that facilitate open science practices.</w:t>
      </w:r>
    </w:p>
    <w:p w14:paraId="2AE25706" w14:textId="77777777" w:rsidR="006E378F" w:rsidRDefault="00822DFF">
      <w:pPr>
        <w:pStyle w:val="Compact"/>
        <w:numPr>
          <w:ilvl w:val="0"/>
          <w:numId w:val="6"/>
        </w:numPr>
      </w:pPr>
      <w:r>
        <w:t>Funding from Office of Naval Research N000141912455, Stanford Terman Fellowship</w:t>
      </w:r>
    </w:p>
    <w:p w14:paraId="48315B78" w14:textId="77777777" w:rsidR="006E378F" w:rsidRDefault="00822DFF">
      <w:pPr>
        <w:pStyle w:val="Compact"/>
        <w:numPr>
          <w:ilvl w:val="0"/>
          <w:numId w:val="6"/>
        </w:numPr>
        <w:rPr>
          <w:ins w:id="186" w:author="Author" w:date="2021-10-27T10:07:00Z"/>
        </w:rPr>
      </w:pPr>
      <w:ins w:id="187" w:author="Author" w:date="2021-10-27T10:07:00Z">
        <w:r>
          <w:t>M. F. Czapanskiy was supported by the Stanford University William R. and Sara Hart Kimball Fellow</w:t>
        </w:r>
        <w:r>
          <w:t>ship and a Stanford Data Science Scholar Fellowship.</w:t>
        </w:r>
      </w:ins>
    </w:p>
    <w:p w14:paraId="288EDFB7" w14:textId="77777777" w:rsidR="006E378F" w:rsidRDefault="00822DFF">
      <w:r>
        <w:br w:type="page"/>
      </w:r>
    </w:p>
    <w:p w14:paraId="0C293026" w14:textId="77777777" w:rsidR="006E378F" w:rsidRDefault="00822DFF">
      <w:pPr>
        <w:pStyle w:val="Heading1"/>
      </w:pPr>
      <w:bookmarkStart w:id="188" w:name="figures"/>
      <w:bookmarkEnd w:id="185"/>
      <w:r>
        <w:lastRenderedPageBreak/>
        <w:t>5</w:t>
      </w:r>
      <w:r>
        <w:tab/>
        <w:t>Figures</w:t>
      </w:r>
    </w:p>
    <w:p w14:paraId="237FE867" w14:textId="77777777" w:rsidR="009B3D09" w:rsidRDefault="00B14943">
      <w:pPr>
        <w:rPr>
          <w:del w:id="189" w:author="Author" w:date="2021-10-27T10:07:00Z"/>
        </w:rPr>
      </w:pPr>
      <w:del w:id="190" w:author="Author" w:date="2021-10-27T10:07:00Z">
        <w:r>
          <w:rPr>
            <w:noProof/>
          </w:rPr>
          <w:drawing>
            <wp:inline distT="0" distB="0" distL="0" distR="0" wp14:anchorId="7D038C02" wp14:editId="0C1F2BB4">
              <wp:extent cx="5943600" cy="5943600"/>
              <wp:effectExtent l="0" t="0" r="0" b="0"/>
              <wp:docPr id="5" name="Picture" descr="Figure 5.1: The ECG (A) and BCG (E) produced nearly identical heart beat predictions (red and blue points, respectively). B-D display the intermediate steps in the BCG signal processing procedure. B: surge after filtering, C: after differencing, D: Shannon entropy. Y-axis labeling follows Lee et al. (2016 Sensors) and y-axis values were excluded because the filtering process introduces magnitude distortion;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del>
    </w:p>
    <w:p w14:paraId="2328CBEB" w14:textId="77777777" w:rsidR="006E378F" w:rsidRDefault="00822DFF">
      <w:pPr>
        <w:rPr>
          <w:ins w:id="191" w:author="Author" w:date="2021-10-27T10:07:00Z"/>
        </w:rPr>
      </w:pPr>
      <w:ins w:id="192" w:author="Author" w:date="2021-10-27T10:07:00Z">
        <w:r>
          <w:rPr>
            <w:noProof/>
          </w:rPr>
          <w:drawing>
            <wp:inline distT="0" distB="0" distL="0" distR="0" wp14:anchorId="22002EBF" wp14:editId="7C0E1E97">
              <wp:extent cx="5943600" cy="5943600"/>
              <wp:effectExtent l="0" t="0" r="0" b="0"/>
              <wp:docPr id="1" name="Picture" descr="Figure 5.1: The ECG (A) and BCG (E), recorded by the ECG and CATS IMU tags, respectively, produced nearly identical heart beat predictions for the killer whale. B-D display the intermediate steps in the BCG signal processing procedure. B: Anterior-posterior axis acceleration (surge) after band-pass filtering. Inset shows the IJK complex with surrounding H and L waves for the region bounded by the dashed box. C: Peaks enhanced after forward differencing. D: A strictly positive signal after calculating Shannon entropy. Y-axis labeling follows (Lee et al., 2016);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ins>
    </w:p>
    <w:p w14:paraId="6F23ACFE" w14:textId="59D78BF3" w:rsidR="006E378F" w:rsidRDefault="00822DFF">
      <w:pPr>
        <w:pStyle w:val="ImageCaption"/>
      </w:pPr>
      <w:commentRangeStart w:id="193"/>
      <w:commentRangeStart w:id="194"/>
      <w:r>
        <w:t>Figure 5.1:</w:t>
      </w:r>
      <w:commentRangeEnd w:id="193"/>
      <w:r w:rsidR="00E66B7E">
        <w:rPr>
          <w:rStyle w:val="CommentReference"/>
          <w:i w:val="0"/>
        </w:rPr>
        <w:commentReference w:id="193"/>
      </w:r>
      <w:commentRangeEnd w:id="194"/>
      <w:r w:rsidR="00CF3B5F">
        <w:rPr>
          <w:rStyle w:val="CommentReference"/>
          <w:i w:val="0"/>
        </w:rPr>
        <w:commentReference w:id="194"/>
      </w:r>
      <w:r>
        <w:t xml:space="preserve"> </w:t>
      </w:r>
      <w:commentRangeStart w:id="195"/>
      <w:commentRangeStart w:id="196"/>
      <w:r>
        <w:t xml:space="preserve">The </w:t>
      </w:r>
      <w:commentRangeEnd w:id="195"/>
      <w:r w:rsidR="00752275">
        <w:rPr>
          <w:rStyle w:val="CommentReference"/>
          <w:i w:val="0"/>
        </w:rPr>
        <w:commentReference w:id="195"/>
      </w:r>
      <w:commentRangeEnd w:id="196"/>
      <w:r w:rsidR="00CF3B5F">
        <w:rPr>
          <w:rStyle w:val="CommentReference"/>
          <w:i w:val="0"/>
        </w:rPr>
        <w:commentReference w:id="196"/>
      </w:r>
      <w:r>
        <w:t>ECG (</w:t>
      </w:r>
      <w:r>
        <w:rPr>
          <w:b/>
          <w:bCs/>
        </w:rPr>
        <w:t>A</w:t>
      </w:r>
      <w:r>
        <w:t>) and BCG (</w:t>
      </w:r>
      <w:r>
        <w:rPr>
          <w:b/>
          <w:bCs/>
        </w:rPr>
        <w:t>E</w:t>
      </w:r>
      <w:del w:id="197" w:author="Author" w:date="2021-10-27T10:07:00Z">
        <w:r w:rsidR="00B14943">
          <w:delText>)</w:delText>
        </w:r>
      </w:del>
      <w:ins w:id="198" w:author="Author" w:date="2021-10-27T10:07:00Z">
        <w:r>
          <w:t>), recorded by the ECG and CATS IMU tags, respectively,</w:t>
        </w:r>
      </w:ins>
      <w:r>
        <w:t xml:space="preserve"> produced nearly identical </w:t>
      </w:r>
      <w:proofErr w:type="gramStart"/>
      <w:r>
        <w:t>heart beat</w:t>
      </w:r>
      <w:proofErr w:type="gramEnd"/>
      <w:r>
        <w:t xml:space="preserve"> predictions </w:t>
      </w:r>
      <w:del w:id="199" w:author="Author" w:date="2021-10-27T10:07:00Z">
        <w:r w:rsidR="00B14943">
          <w:delText>(red and blue points, respectively).</w:delText>
        </w:r>
      </w:del>
      <w:ins w:id="200" w:author="Author" w:date="2021-10-27T10:07:00Z">
        <w:r>
          <w:t>for the killer whale.</w:t>
        </w:r>
      </w:ins>
      <w:r>
        <w:t xml:space="preserve"> </w:t>
      </w:r>
      <w:r>
        <w:rPr>
          <w:b/>
          <w:bCs/>
        </w:rPr>
        <w:t>B-D</w:t>
      </w:r>
      <w:r>
        <w:t xml:space="preserve"> display the intermediate steps in the BCG signal processing procedure. </w:t>
      </w:r>
      <w:del w:id="201" w:author="Author" w:date="2021-10-27T10:07:00Z">
        <w:r w:rsidR="00B14943">
          <w:delText xml:space="preserve">B: </w:delText>
        </w:r>
      </w:del>
      <w:ins w:id="202" w:author="Author" w:date="2021-10-27T10:07:00Z">
        <w:r>
          <w:rPr>
            <w:b/>
            <w:bCs/>
          </w:rPr>
          <w:t>B</w:t>
        </w:r>
        <w:r>
          <w:t>: Anterior-posterior axis acceleration (</w:t>
        </w:r>
      </w:ins>
      <w:commentRangeStart w:id="203"/>
      <w:commentRangeStart w:id="204"/>
      <w:r>
        <w:t>surge</w:t>
      </w:r>
      <w:del w:id="205" w:author="Author" w:date="2021-10-27T10:07:00Z">
        <w:r w:rsidR="00B14943">
          <w:delText xml:space="preserve"> </w:delText>
        </w:r>
        <w:commentRangeEnd w:id="203"/>
        <w:r w:rsidR="00E66B7E">
          <w:rPr>
            <w:rStyle w:val="CommentReference"/>
            <w:i w:val="0"/>
          </w:rPr>
          <w:commentReference w:id="203"/>
        </w:r>
      </w:del>
      <w:commentRangeEnd w:id="204"/>
      <w:r w:rsidR="00CF3B5F">
        <w:rPr>
          <w:rStyle w:val="CommentReference"/>
          <w:i w:val="0"/>
        </w:rPr>
        <w:commentReference w:id="204"/>
      </w:r>
      <w:ins w:id="206" w:author="Author" w:date="2021-10-27T10:07:00Z">
        <w:r>
          <w:t xml:space="preserve">) </w:t>
        </w:r>
      </w:ins>
      <w:r>
        <w:t xml:space="preserve">after </w:t>
      </w:r>
      <w:ins w:id="207" w:author="Author" w:date="2021-10-27T10:07:00Z">
        <w:r>
          <w:t xml:space="preserve">band-pass </w:t>
        </w:r>
      </w:ins>
      <w:r>
        <w:t>filtering</w:t>
      </w:r>
      <w:del w:id="208" w:author="Author" w:date="2021-10-27T10:07:00Z">
        <w:r w:rsidR="00B14943">
          <w:delText>,</w:delText>
        </w:r>
      </w:del>
      <w:ins w:id="209" w:author="Author" w:date="2021-10-27T10:07:00Z">
        <w:r>
          <w:t>. Inset shows the IJK complex with surrounding H and L waves for the region bounded by the dashed box.</w:t>
        </w:r>
      </w:ins>
      <w:r>
        <w:t xml:space="preserve"> </w:t>
      </w:r>
      <w:r>
        <w:rPr>
          <w:b/>
          <w:bCs/>
        </w:rPr>
        <w:t>C</w:t>
      </w:r>
      <w:r>
        <w:t xml:space="preserve">: </w:t>
      </w:r>
      <w:ins w:id="210" w:author="Author" w:date="2021-10-27T10:07:00Z">
        <w:r>
          <w:t xml:space="preserve">Peaks enhanced </w:t>
        </w:r>
      </w:ins>
      <w:r>
        <w:t xml:space="preserve">after </w:t>
      </w:r>
      <w:ins w:id="211" w:author="Author" w:date="2021-10-27T10:07:00Z">
        <w:r>
          <w:t xml:space="preserve">forward </w:t>
        </w:r>
      </w:ins>
      <w:r>
        <w:t>differencing</w:t>
      </w:r>
      <w:del w:id="212" w:author="Author" w:date="2021-10-27T10:07:00Z">
        <w:r w:rsidR="00B14943">
          <w:delText>,</w:delText>
        </w:r>
      </w:del>
      <w:ins w:id="213" w:author="Author" w:date="2021-10-27T10:07:00Z">
        <w:r>
          <w:t>.</w:t>
        </w:r>
      </w:ins>
      <w:r>
        <w:t xml:space="preserve"> </w:t>
      </w:r>
      <w:r>
        <w:rPr>
          <w:b/>
          <w:bCs/>
        </w:rPr>
        <w:t>D</w:t>
      </w:r>
      <w:r>
        <w:t xml:space="preserve">: </w:t>
      </w:r>
      <w:ins w:id="214" w:author="Author" w:date="2021-10-27T10:07:00Z">
        <w:r>
          <w:t xml:space="preserve">A strictly positive signal after calculating </w:t>
        </w:r>
      </w:ins>
      <w:r>
        <w:t>Shannon entropy. Y-axis labeling follows</w:t>
      </w:r>
      <w:r>
        <w:t xml:space="preserve"> </w:t>
      </w:r>
      <w:ins w:id="215" w:author="Author" w:date="2021-10-27T10:07:00Z">
        <w:r>
          <w:t>(</w:t>
        </w:r>
      </w:ins>
      <w:r>
        <w:t>Lee et al</w:t>
      </w:r>
      <w:del w:id="216" w:author="Author" w:date="2021-10-27T10:07:00Z">
        <w:r w:rsidR="00B14943">
          <w:delText>. (</w:delText>
        </w:r>
      </w:del>
      <w:ins w:id="217" w:author="Author" w:date="2021-10-27T10:07:00Z">
        <w:r>
          <w:t xml:space="preserve">., </w:t>
        </w:r>
      </w:ins>
      <w:r>
        <w:t>2016</w:t>
      </w:r>
      <w:del w:id="218" w:author="Author" w:date="2021-10-27T10:07:00Z">
        <w:r w:rsidR="00B14943">
          <w:delText xml:space="preserve"> Sensors) and </w:delText>
        </w:r>
      </w:del>
      <w:ins w:id="219" w:author="Author" w:date="2021-10-27T10:07:00Z">
        <w:r>
          <w:t xml:space="preserve">); </w:t>
        </w:r>
      </w:ins>
      <w:r>
        <w:t xml:space="preserve">y-axis values </w:t>
      </w:r>
      <w:del w:id="220" w:author="Author" w:date="2021-10-27T10:07:00Z">
        <w:r w:rsidR="00B14943">
          <w:delText xml:space="preserve">were </w:delText>
        </w:r>
      </w:del>
      <w:r>
        <w:t xml:space="preserve">excluded because </w:t>
      </w:r>
      <w:del w:id="221" w:author="Author" w:date="2021-10-27T10:07:00Z">
        <w:r w:rsidR="00B14943">
          <w:delText xml:space="preserve">the </w:delText>
        </w:r>
      </w:del>
      <w:r>
        <w:t xml:space="preserve">filtering </w:t>
      </w:r>
      <w:del w:id="222" w:author="Author" w:date="2021-10-27T10:07:00Z">
        <w:r w:rsidR="00B14943">
          <w:delText xml:space="preserve">process </w:delText>
        </w:r>
      </w:del>
      <w:r>
        <w:t>introduces magnitude distortion</w:t>
      </w:r>
      <w:del w:id="223" w:author="Author" w:date="2021-10-27T10:07:00Z">
        <w:r w:rsidR="00B14943">
          <w:delText>;</w:delText>
        </w:r>
      </w:del>
      <w:ins w:id="224" w:author="Author" w:date="2021-10-27T10:07:00Z">
        <w:r>
          <w:t xml:space="preserve"> and</w:t>
        </w:r>
      </w:ins>
      <w:r>
        <w:t xml:space="preserve"> only the relative shape of the signal is relevant to the analysis.</w:t>
      </w:r>
    </w:p>
    <w:p w14:paraId="46B07612" w14:textId="77777777" w:rsidR="006E378F" w:rsidRDefault="00822DFF">
      <w:r>
        <w:rPr>
          <w:noProof/>
        </w:rPr>
        <w:lastRenderedPageBreak/>
        <w:drawing>
          <wp:inline distT="0" distB="0" distL="0" distR="0" wp14:anchorId="44B87274" wp14:editId="730B9FAF">
            <wp:extent cx="5943600" cy="5943600"/>
            <wp:effectExtent l="0" t="0" r="0" b="0"/>
            <wp:docPr id="2" name="Picture" descr="Figure 5.2: Blue whale dive profile. Motionless periods indicated by pink boxes."/>
            <wp:cNvGraphicFramePr/>
            <a:graphic xmlns:a="http://schemas.openxmlformats.org/drawingml/2006/main">
              <a:graphicData uri="http://schemas.openxmlformats.org/drawingml/2006/picture">
                <pic:pic xmlns:pic="http://schemas.openxmlformats.org/drawingml/2006/picture">
                  <pic:nvPicPr>
                    <pic:cNvPr id="0" name="Picture" descr="../figures/bw-profile-1.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7AAE7CA8" w14:textId="77777777" w:rsidR="006E378F" w:rsidRDefault="00822DFF">
      <w:pPr>
        <w:pStyle w:val="ImageCaption"/>
      </w:pPr>
      <w:commentRangeStart w:id="225"/>
      <w:r>
        <w:t>Figure 5.2: Blue whale dive profile. Motionless periods indicated by pink boxes.</w:t>
      </w:r>
      <w:commentRangeEnd w:id="225"/>
      <w:r w:rsidR="00CF3B5F">
        <w:rPr>
          <w:rStyle w:val="CommentReference"/>
          <w:i w:val="0"/>
        </w:rPr>
        <w:commentReference w:id="225"/>
      </w:r>
    </w:p>
    <w:p w14:paraId="3D20DB3E" w14:textId="77777777" w:rsidR="009B3D09" w:rsidRDefault="00B14943">
      <w:pPr>
        <w:rPr>
          <w:del w:id="226" w:author="Author" w:date="2021-10-27T10:07:00Z"/>
        </w:rPr>
      </w:pPr>
      <w:del w:id="227" w:author="Author" w:date="2021-10-27T10:07:00Z">
        <w:r>
          <w:rPr>
            <w:noProof/>
          </w:rPr>
          <w:lastRenderedPageBreak/>
          <w:drawing>
            <wp:inline distT="0" distB="0" distL="0" distR="0" wp14:anchorId="3087BDEE" wp14:editId="628E1638">
              <wp:extent cx="5943600" cy="5943600"/>
              <wp:effectExtent l="0" t="0" r="0" b="0"/>
              <wp:docPr id="6" name="Picture" descr="Figure 5.3: Example of signal processing for 3d BCG. A: filtered triaxial acceleration, B: after differencing, C: Shannon entropy, D: after smoothing. Identified heart beats in blue. Y-axis labeling follows Lee et al. (2016 Sensors) and y-axis values were excluded because the filtering process introduces magnitude distortion;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del>
    </w:p>
    <w:p w14:paraId="12F13D5C" w14:textId="77777777" w:rsidR="006E378F" w:rsidRDefault="00822DFF">
      <w:pPr>
        <w:rPr>
          <w:ins w:id="228" w:author="Author" w:date="2021-10-27T10:07:00Z"/>
        </w:rPr>
      </w:pPr>
      <w:ins w:id="229" w:author="Author" w:date="2021-10-27T10:07:00Z">
        <w:r>
          <w:rPr>
            <w:noProof/>
          </w:rPr>
          <w:drawing>
            <wp:inline distT="0" distB="0" distL="0" distR="0" wp14:anchorId="1FF9EAB9" wp14:editId="51AE6F48">
              <wp:extent cx="5943600" cy="5943600"/>
              <wp:effectExtent l="0" t="0" r="0" b="0"/>
              <wp:docPr id="3" name="Picture" descr="Figure 5.3: Example of signal processing for 3d BCG during a motionless period in a blue whale dive. A: Band-pass filtered triaxial acceleration, where surge is along the anterior-posterior axis, sway is along the lateral axis, and heave is along the dorso-ventral axis. B: Differencing the filtered acceleration enhances peaks. C: Calculating the Shannon entropy combines information from all three axes and makes the signal strictly positive. D: Smoothing the Shannon entropy facilitates robust peak detection. Detected heart beats in blue. Y-axis labeling follows (Lee et al., 2016); y-axis values were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ins>
    </w:p>
    <w:p w14:paraId="4BCB9D81" w14:textId="02D972C8" w:rsidR="006E378F" w:rsidRDefault="00822DFF">
      <w:pPr>
        <w:pStyle w:val="ImageCaption"/>
      </w:pPr>
      <w:r>
        <w:t>Figure 5.3: Example of signal processing for 3d BCG</w:t>
      </w:r>
      <w:del w:id="230" w:author="Author" w:date="2021-10-27T10:07:00Z">
        <w:r w:rsidR="00B14943">
          <w:delText>.</w:delText>
        </w:r>
      </w:del>
      <w:ins w:id="231" w:author="Author" w:date="2021-10-27T10:07:00Z">
        <w:r>
          <w:t xml:space="preserve"> during a motionless period in a blue whale dive.</w:t>
        </w:r>
      </w:ins>
      <w:r>
        <w:t xml:space="preserve"> </w:t>
      </w:r>
      <w:r>
        <w:rPr>
          <w:b/>
          <w:bCs/>
        </w:rPr>
        <w:t>A</w:t>
      </w:r>
      <w:r>
        <w:t xml:space="preserve">: </w:t>
      </w:r>
      <w:ins w:id="232" w:author="Author" w:date="2021-10-27T10:07:00Z">
        <w:r>
          <w:t xml:space="preserve">Band-pass </w:t>
        </w:r>
      </w:ins>
      <w:r>
        <w:t xml:space="preserve">filtered triaxial acceleration, </w:t>
      </w:r>
      <w:ins w:id="233" w:author="Author" w:date="2021-10-27T10:07:00Z">
        <w:r>
          <w:t>where surge is along the an</w:t>
        </w:r>
        <w:r>
          <w:t xml:space="preserve">terior-posterior axis, sway is along the lateral axis, and heave is along the </w:t>
        </w:r>
        <w:proofErr w:type="spellStart"/>
        <w:r>
          <w:t>dorso</w:t>
        </w:r>
        <w:proofErr w:type="spellEnd"/>
        <w:r>
          <w:t xml:space="preserve">-ventral axis. </w:t>
        </w:r>
      </w:ins>
      <w:r>
        <w:rPr>
          <w:b/>
          <w:bCs/>
        </w:rPr>
        <w:t>B</w:t>
      </w:r>
      <w:r>
        <w:t xml:space="preserve">: </w:t>
      </w:r>
      <w:del w:id="234" w:author="Author" w:date="2021-10-27T10:07:00Z">
        <w:r w:rsidR="00B14943">
          <w:delText>after differencing,</w:delText>
        </w:r>
      </w:del>
      <w:ins w:id="235" w:author="Author" w:date="2021-10-27T10:07:00Z">
        <w:r>
          <w:t>Differencing the filtered acceleration enhances peaks.</w:t>
        </w:r>
      </w:ins>
      <w:r>
        <w:t xml:space="preserve"> </w:t>
      </w:r>
      <w:r>
        <w:rPr>
          <w:b/>
          <w:bCs/>
        </w:rPr>
        <w:t>C</w:t>
      </w:r>
      <w:r>
        <w:t xml:space="preserve">: </w:t>
      </w:r>
      <w:ins w:id="236" w:author="Author" w:date="2021-10-27T10:07:00Z">
        <w:r>
          <w:t xml:space="preserve">Calculating the </w:t>
        </w:r>
      </w:ins>
      <w:r>
        <w:t>Shannon entropy</w:t>
      </w:r>
      <w:del w:id="237" w:author="Author" w:date="2021-10-27T10:07:00Z">
        <w:r w:rsidR="00B14943">
          <w:delText>,</w:delText>
        </w:r>
      </w:del>
      <w:ins w:id="238" w:author="Author" w:date="2021-10-27T10:07:00Z">
        <w:r>
          <w:t xml:space="preserve"> combines information from all three axes and makes the signal str</w:t>
        </w:r>
        <w:r>
          <w:t>ictly positive.</w:t>
        </w:r>
      </w:ins>
      <w:r>
        <w:t xml:space="preserve"> </w:t>
      </w:r>
      <w:r>
        <w:rPr>
          <w:b/>
          <w:bCs/>
        </w:rPr>
        <w:t>D</w:t>
      </w:r>
      <w:r>
        <w:t xml:space="preserve">: </w:t>
      </w:r>
      <w:del w:id="239" w:author="Author" w:date="2021-10-27T10:07:00Z">
        <w:r w:rsidR="00B14943">
          <w:delText>after smoothing. Identified</w:delText>
        </w:r>
      </w:del>
      <w:ins w:id="240" w:author="Author" w:date="2021-10-27T10:07:00Z">
        <w:r>
          <w:t>Smoothing the Shannon entropy facilitates robust peak detection. Detected</w:t>
        </w:r>
      </w:ins>
      <w:r>
        <w:t xml:space="preserve"> heart beats in blue. Y-axis labeling follows </w:t>
      </w:r>
      <w:ins w:id="241" w:author="Author" w:date="2021-10-27T10:07:00Z">
        <w:r>
          <w:t>(</w:t>
        </w:r>
      </w:ins>
      <w:r>
        <w:t>Lee et al</w:t>
      </w:r>
      <w:del w:id="242" w:author="Author" w:date="2021-10-27T10:07:00Z">
        <w:r w:rsidR="00B14943">
          <w:delText>. (</w:delText>
        </w:r>
      </w:del>
      <w:ins w:id="243" w:author="Author" w:date="2021-10-27T10:07:00Z">
        <w:r>
          <w:t xml:space="preserve">., </w:t>
        </w:r>
      </w:ins>
      <w:r>
        <w:t>2016</w:t>
      </w:r>
      <w:del w:id="244" w:author="Author" w:date="2021-10-27T10:07:00Z">
        <w:r w:rsidR="00B14943">
          <w:delText xml:space="preserve"> Sensors) and</w:delText>
        </w:r>
      </w:del>
      <w:ins w:id="245" w:author="Author" w:date="2021-10-27T10:07:00Z">
        <w:r>
          <w:t>);</w:t>
        </w:r>
      </w:ins>
      <w:r>
        <w:t xml:space="preserve"> y-axis values were excluded because the filtering process introduces magnitude distortion</w:t>
      </w:r>
      <w:del w:id="246" w:author="Author" w:date="2021-10-27T10:07:00Z">
        <w:r w:rsidR="00B14943">
          <w:delText>;</w:delText>
        </w:r>
      </w:del>
      <w:ins w:id="247" w:author="Author" w:date="2021-10-27T10:07:00Z">
        <w:r>
          <w:t xml:space="preserve"> and</w:t>
        </w:r>
      </w:ins>
      <w:r>
        <w:t xml:space="preserve"> only</w:t>
      </w:r>
      <w:r>
        <w:t xml:space="preserve"> the relative shape of the signal is relevant to the analysis.</w:t>
      </w:r>
    </w:p>
    <w:p w14:paraId="6B150306" w14:textId="77777777" w:rsidR="009B3D09" w:rsidRDefault="00B14943">
      <w:pPr>
        <w:rPr>
          <w:del w:id="248" w:author="Author" w:date="2021-10-27T10:07:00Z"/>
        </w:rPr>
      </w:pPr>
      <w:del w:id="249" w:author="Author" w:date="2021-10-27T10:07:00Z">
        <w:r>
          <w:rPr>
            <w:noProof/>
          </w:rPr>
          <w:lastRenderedPageBreak/>
          <w:drawing>
            <wp:inline distT="0" distB="0" distL="0" distR="0" wp14:anchorId="2021E902" wp14:editId="4FF4A474">
              <wp:extent cx="5943600" cy="5943600"/>
              <wp:effectExtent l="0" t="0" r="0" b="0"/>
              <wp:docPr id="7" name="Picture" descr="Figure 5.4: Signal-to-noise ratio was higher for the triaxial BCG (lower panel, 2.00) than the surge-only BCG (upper panel, 0.17).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wp:cNvGraphicFramePr/>
              <a:graphic xmlns:a="http://schemas.openxmlformats.org/drawingml/2006/main">
                <a:graphicData uri="http://schemas.openxmlformats.org/drawingml/2006/picture">
                  <pic:pic xmlns:pic="http://schemas.openxmlformats.org/drawingml/2006/picture">
                    <pic:nvPicPr>
                      <pic:cNvPr id="0" name="Picture" descr="../figures/psd-plot-1.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del>
    </w:p>
    <w:p w14:paraId="5D6648B6" w14:textId="77777777" w:rsidR="006E378F" w:rsidRDefault="00822DFF">
      <w:pPr>
        <w:rPr>
          <w:ins w:id="250" w:author="Author" w:date="2021-10-27T10:07:00Z"/>
        </w:rPr>
      </w:pPr>
      <w:ins w:id="251" w:author="Author" w:date="2021-10-27T10:07:00Z">
        <w:r>
          <w:rPr>
            <w:noProof/>
          </w:rPr>
          <w:drawing>
            <wp:inline distT="0" distB="0" distL="0" distR="0" wp14:anchorId="2BF00037" wp14:editId="3144F667">
              <wp:extent cx="5943600" cy="5943600"/>
              <wp:effectExtent l="0" t="0" r="0" b="0"/>
              <wp:docPr id="4" name="Picture" descr="Figure 5.4: A Signal-to-noise ratio was higher for the 3d BCG (lower panel) than the 1d BCG (anterior-posterior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 BCG followed characteristic diving physiology patterns. Bradycardia is greatest at the start of the dive (~4-5 bpm), relaxing towards the end (~8-9 bpm). Points indicate instantaneous heart rates and the line is a Theil-Sen regression."/>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ins>
    </w:p>
    <w:p w14:paraId="3977F8B9" w14:textId="77777777" w:rsidR="009B3D09" w:rsidRDefault="00822DFF">
      <w:pPr>
        <w:pStyle w:val="ImageCaption"/>
        <w:rPr>
          <w:del w:id="252" w:author="Author" w:date="2021-10-27T10:07:00Z"/>
        </w:rPr>
      </w:pPr>
      <w:r>
        <w:t xml:space="preserve">Figure 5.4: </w:t>
      </w:r>
      <w:ins w:id="253" w:author="Author" w:date="2021-10-27T10:07:00Z">
        <w:r>
          <w:rPr>
            <w:b/>
            <w:bCs/>
          </w:rPr>
          <w:t>A</w:t>
        </w:r>
        <w:r>
          <w:t xml:space="preserve"> </w:t>
        </w:r>
      </w:ins>
      <w:commentRangeStart w:id="254"/>
      <w:commentRangeStart w:id="255"/>
      <w:r>
        <w:t xml:space="preserve">Signal-to-noise ratio was higher for the </w:t>
      </w:r>
      <w:del w:id="256" w:author="Author" w:date="2021-10-27T10:07:00Z">
        <w:r w:rsidR="00B14943">
          <w:delText>triaxial</w:delText>
        </w:r>
      </w:del>
      <w:ins w:id="257" w:author="Author" w:date="2021-10-27T10:07:00Z">
        <w:r>
          <w:t>3d</w:t>
        </w:r>
      </w:ins>
      <w:r>
        <w:t xml:space="preserve"> BCG (lower panel</w:t>
      </w:r>
      <w:del w:id="258" w:author="Author" w:date="2021-10-27T10:07:00Z">
        <w:r w:rsidR="00B14943">
          <w:delText>, 2.00</w:delText>
        </w:r>
      </w:del>
      <w:r>
        <w:t xml:space="preserve">) than the </w:t>
      </w:r>
      <w:del w:id="259" w:author="Author" w:date="2021-10-27T10:07:00Z">
        <w:r w:rsidR="00B14943">
          <w:delText>surge-only</w:delText>
        </w:r>
      </w:del>
      <w:ins w:id="260" w:author="Author" w:date="2021-10-27T10:07:00Z">
        <w:r>
          <w:t>1d</w:t>
        </w:r>
      </w:ins>
      <w:r>
        <w:t xml:space="preserve"> BCG (</w:t>
      </w:r>
      <w:ins w:id="261" w:author="Author" w:date="2021-10-27T10:07:00Z">
        <w:r>
          <w:t xml:space="preserve">anterior-posterior acceleration only; </w:t>
        </w:r>
      </w:ins>
      <w:r>
        <w:t>upper panel</w:t>
      </w:r>
      <w:del w:id="262" w:author="Author" w:date="2021-10-27T10:07:00Z">
        <w:r w:rsidR="00B14943">
          <w:delText xml:space="preserve">, 0.17). </w:delText>
        </w:r>
        <w:commentRangeEnd w:id="254"/>
        <w:r w:rsidR="0019059F">
          <w:rPr>
            <w:rStyle w:val="CommentReference"/>
            <w:i w:val="0"/>
          </w:rPr>
          <w:commentReference w:id="254"/>
        </w:r>
      </w:del>
      <w:commentRangeEnd w:id="255"/>
      <w:r w:rsidR="00CF3B5F">
        <w:rPr>
          <w:rStyle w:val="CommentReference"/>
          <w:i w:val="0"/>
        </w:rPr>
        <w:commentReference w:id="255"/>
      </w:r>
      <w:ins w:id="263" w:author="Author" w:date="2021-10-27T10:07:00Z">
        <w:r>
          <w:t xml:space="preserve">). </w:t>
        </w:r>
      </w:ins>
      <w:r>
        <w:t>Each panel shows the power spectral density fo</w:t>
      </w:r>
      <w:r>
        <w:t>r the BCG. Based on previously observed blue whale heart rates, 4-8 bpm was considered signal (gray shading). The signal-to-noise ratio was calculated as the ratio of the area under the curve in the signal band to the area under the rest of the curve, up t</w:t>
      </w:r>
      <w:r>
        <w:t>o 60 bpm.</w:t>
      </w:r>
    </w:p>
    <w:p w14:paraId="4A8DB097" w14:textId="77777777" w:rsidR="009B3D09" w:rsidRDefault="00B14943">
      <w:pPr>
        <w:rPr>
          <w:del w:id="264" w:author="Author" w:date="2021-10-27T10:07:00Z"/>
        </w:rPr>
      </w:pPr>
      <w:del w:id="265" w:author="Author" w:date="2021-10-27T10:07:00Z">
        <w:r>
          <w:rPr>
            <w:noProof/>
          </w:rPr>
          <w:drawing>
            <wp:inline distT="0" distB="0" distL="0" distR="0" wp14:anchorId="30A65135" wp14:editId="778621D6">
              <wp:extent cx="5943600" cy="5943600"/>
              <wp:effectExtent l="0" t="0" r="0" b="0"/>
              <wp:docPr id="8" name="Picture" descr="Figure 5.5: Heart rates observed in the 3d BCG followed characteristic diving physiology patterns. Bradycardia is greatest at the start of the dive (~4-5 bpm), relaxing towards the end (~8-9 bpm). Points indicate instantaneous heart rates and the line is a Theil-Sen regression."/>
              <wp:cNvGraphicFramePr/>
              <a:graphic xmlns:a="http://schemas.openxmlformats.org/drawingml/2006/main">
                <a:graphicData uri="http://schemas.openxmlformats.org/drawingml/2006/picture">
                  <pic:pic xmlns:pic="http://schemas.openxmlformats.org/drawingml/2006/picture">
                    <pic:nvPicPr>
                      <pic:cNvPr id="0" name="Picture" descr="../figures/brady-relax-1.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del>
    </w:p>
    <w:p w14:paraId="380048B5" w14:textId="6FCD08CC" w:rsidR="006E378F" w:rsidRDefault="00B14943">
      <w:pPr>
        <w:pStyle w:val="ImageCaption"/>
      </w:pPr>
      <w:commentRangeStart w:id="266"/>
      <w:commentRangeStart w:id="267"/>
      <w:del w:id="268" w:author="Author" w:date="2021-10-27T10:07:00Z">
        <w:r>
          <w:delText>Figure 5.5:</w:delText>
        </w:r>
      </w:del>
      <w:ins w:id="269" w:author="Author" w:date="2021-10-27T10:07:00Z">
        <w:r w:rsidR="00822DFF">
          <w:t xml:space="preserve"> </w:t>
        </w:r>
        <w:r w:rsidR="00822DFF">
          <w:rPr>
            <w:b/>
            <w:bCs/>
          </w:rPr>
          <w:t>B</w:t>
        </w:r>
      </w:ins>
      <w:r w:rsidR="00822DFF">
        <w:t xml:space="preserve"> Heart rates observed in the 3d BCG followed characteristic diving physiology patterns. Bradycardia is greatest at the start of the dive (~4-5 bpm), relaxing towards the end (~8-9 bpm). </w:t>
      </w:r>
      <w:commentRangeEnd w:id="266"/>
      <w:r w:rsidR="000E6C54">
        <w:rPr>
          <w:rStyle w:val="CommentReference"/>
          <w:i w:val="0"/>
        </w:rPr>
        <w:commentReference w:id="266"/>
      </w:r>
      <w:commentRangeEnd w:id="267"/>
      <w:r w:rsidR="00CF3B5F">
        <w:rPr>
          <w:rStyle w:val="CommentReference"/>
          <w:i w:val="0"/>
        </w:rPr>
        <w:commentReference w:id="267"/>
      </w:r>
      <w:r w:rsidR="00822DFF">
        <w:t xml:space="preserve">Points indicate instantaneous heart </w:t>
      </w:r>
      <w:proofErr w:type="gramStart"/>
      <w:r w:rsidR="00822DFF">
        <w:t>rates</w:t>
      </w:r>
      <w:proofErr w:type="gramEnd"/>
      <w:r w:rsidR="00822DFF">
        <w:t xml:space="preserve"> and the line is a</w:t>
      </w:r>
      <w:r w:rsidR="00822DFF">
        <w:t xml:space="preserve"> Theil-Sen regression.</w:t>
      </w:r>
    </w:p>
    <w:p w14:paraId="7DF21261" w14:textId="77777777" w:rsidR="006E378F" w:rsidRDefault="00822DFF">
      <w:pPr>
        <w:pStyle w:val="Heading1"/>
      </w:pPr>
      <w:bookmarkStart w:id="270" w:name="references"/>
      <w:bookmarkEnd w:id="188"/>
      <w:r>
        <w:lastRenderedPageBreak/>
        <w:t>6</w:t>
      </w:r>
      <w:r>
        <w:tab/>
        <w:t>References</w:t>
      </w:r>
    </w:p>
    <w:p w14:paraId="4AB81025" w14:textId="77777777" w:rsidR="006E378F" w:rsidRDefault="00822DFF">
      <w:pPr>
        <w:pStyle w:val="Bibliography"/>
      </w:pPr>
      <w:bookmarkStart w:id="271" w:name="ref-alstonBeginnerGuideConducting2021"/>
      <w:bookmarkStart w:id="272" w:name="refs"/>
      <w:r>
        <w:rPr>
          <w:b/>
          <w:bCs/>
        </w:rPr>
        <w:t>Alston, J. M. and Rick, J. A.</w:t>
      </w:r>
      <w:r>
        <w:t xml:space="preserve"> (2021). A Beginner’s Guide to Conducting Reproducible Research. </w:t>
      </w:r>
      <w:r>
        <w:rPr>
          <w:i/>
          <w:iCs/>
        </w:rPr>
        <w:t>Bulletin of the Ecological Society of America</w:t>
      </w:r>
      <w:r>
        <w:t xml:space="preserve"> </w:t>
      </w:r>
      <w:r>
        <w:rPr>
          <w:b/>
          <w:bCs/>
        </w:rPr>
        <w:t>102</w:t>
      </w:r>
      <w:r>
        <w:t>, 1–14.</w:t>
      </w:r>
    </w:p>
    <w:p w14:paraId="12502D7E" w14:textId="77777777" w:rsidR="006E378F" w:rsidRDefault="00822DFF">
      <w:pPr>
        <w:pStyle w:val="Bibliography"/>
      </w:pPr>
      <w:bookmarkStart w:id="273" w:name="ref-Barbour2014"/>
      <w:bookmarkEnd w:id="271"/>
      <w:r>
        <w:rPr>
          <w:b/>
          <w:bCs/>
        </w:rPr>
        <w:t>Barbour, A. J. and Parker, R. L.</w:t>
      </w:r>
      <w:r>
        <w:t xml:space="preserve"> (2014). psd: Adaptive, sine multitap</w:t>
      </w:r>
      <w:r>
        <w:t xml:space="preserve">er power spectral density estimation for R. </w:t>
      </w:r>
      <w:r>
        <w:rPr>
          <w:i/>
          <w:iCs/>
        </w:rPr>
        <w:t>Computers &amp; Geosciences</w:t>
      </w:r>
      <w:r>
        <w:t xml:space="preserve"> </w:t>
      </w:r>
      <w:r>
        <w:rPr>
          <w:b/>
          <w:bCs/>
        </w:rPr>
        <w:t>63</w:t>
      </w:r>
      <w:r>
        <w:t>, 1–8.</w:t>
      </w:r>
    </w:p>
    <w:p w14:paraId="28EDEA48" w14:textId="77777777" w:rsidR="006E378F" w:rsidRDefault="00822DFF">
      <w:pPr>
        <w:pStyle w:val="Bibliography"/>
        <w:rPr>
          <w:ins w:id="274" w:author="Author" w:date="2021-10-27T10:07:00Z"/>
        </w:rPr>
      </w:pPr>
      <w:bookmarkStart w:id="275" w:name="ref-bickettHeartRatesHeart2019"/>
      <w:bookmarkEnd w:id="273"/>
      <w:proofErr w:type="spellStart"/>
      <w:ins w:id="276" w:author="Author" w:date="2021-10-27T10:07:00Z">
        <w:r>
          <w:rPr>
            <w:b/>
            <w:bCs/>
          </w:rPr>
          <w:t>Bickett</w:t>
        </w:r>
        <w:proofErr w:type="spellEnd"/>
        <w:r>
          <w:rPr>
            <w:b/>
            <w:bCs/>
          </w:rPr>
          <w:t xml:space="preserve">, N. J., Tift, M. S., St. Leger, J. and </w:t>
        </w:r>
        <w:proofErr w:type="spellStart"/>
        <w:r>
          <w:rPr>
            <w:b/>
            <w:bCs/>
          </w:rPr>
          <w:t>Ponganis</w:t>
        </w:r>
        <w:proofErr w:type="spellEnd"/>
        <w:r>
          <w:rPr>
            <w:b/>
            <w:bCs/>
          </w:rPr>
          <w:t>, P. J.</w:t>
        </w:r>
        <w:r>
          <w:t xml:space="preserve"> (2019). Heart rates, heart rate profiles, and electrocardiograms in three killer whales, a beluga, and a pilot whale</w:t>
        </w:r>
        <w:r>
          <w:t xml:space="preserve">: An exploratory investigation. </w:t>
        </w:r>
        <w:r>
          <w:rPr>
            <w:i/>
            <w:iCs/>
          </w:rPr>
          <w:t>Marine Mammal Science</w:t>
        </w:r>
        <w:r>
          <w:t xml:space="preserve"> </w:t>
        </w:r>
        <w:r>
          <w:rPr>
            <w:b/>
            <w:bCs/>
          </w:rPr>
          <w:t>35</w:t>
        </w:r>
        <w:r>
          <w:t>, 1112–1132.</w:t>
        </w:r>
      </w:ins>
    </w:p>
    <w:p w14:paraId="4A4185C7" w14:textId="77777777" w:rsidR="006E378F" w:rsidRDefault="00822DFF">
      <w:pPr>
        <w:pStyle w:val="Bibliography"/>
        <w:rPr>
          <w:ins w:id="277" w:author="Author" w:date="2021-10-27T10:07:00Z"/>
        </w:rPr>
      </w:pPr>
      <w:bookmarkStart w:id="278" w:name="ref-cadeDeterminingForwardSpeed2018"/>
      <w:bookmarkEnd w:id="275"/>
      <w:ins w:id="279" w:author="Author" w:date="2021-10-27T10:07:00Z">
        <w:r>
          <w:rPr>
            <w:b/>
            <w:bCs/>
          </w:rPr>
          <w:t xml:space="preserve">Cade, D. E., Barr, K. R., </w:t>
        </w:r>
        <w:proofErr w:type="spellStart"/>
        <w:r>
          <w:rPr>
            <w:b/>
            <w:bCs/>
          </w:rPr>
          <w:t>Calambokidis</w:t>
        </w:r>
        <w:proofErr w:type="spellEnd"/>
        <w:r>
          <w:rPr>
            <w:b/>
            <w:bCs/>
          </w:rPr>
          <w:t xml:space="preserve">, J., </w:t>
        </w:r>
        <w:proofErr w:type="spellStart"/>
        <w:r>
          <w:rPr>
            <w:b/>
            <w:bCs/>
          </w:rPr>
          <w:t>Friedlaender</w:t>
        </w:r>
        <w:proofErr w:type="spellEnd"/>
        <w:r>
          <w:rPr>
            <w:b/>
            <w:bCs/>
          </w:rPr>
          <w:t xml:space="preserve">, A. S. and </w:t>
        </w:r>
        <w:proofErr w:type="spellStart"/>
        <w:r>
          <w:rPr>
            <w:b/>
            <w:bCs/>
          </w:rPr>
          <w:t>Goldbogen</w:t>
        </w:r>
        <w:proofErr w:type="spellEnd"/>
        <w:r>
          <w:rPr>
            <w:b/>
            <w:bCs/>
          </w:rPr>
          <w:t>, J. A.</w:t>
        </w:r>
        <w:r>
          <w:t xml:space="preserve"> (2018). Determining forward speed from accelerometer jiggle in aquatic environments. </w:t>
        </w:r>
        <w:r>
          <w:rPr>
            <w:i/>
            <w:iCs/>
          </w:rPr>
          <w:t>Journal of Experi</w:t>
        </w:r>
        <w:r>
          <w:rPr>
            <w:i/>
            <w:iCs/>
          </w:rPr>
          <w:t>mental Biology</w:t>
        </w:r>
        <w:r>
          <w:t xml:space="preserve"> </w:t>
        </w:r>
        <w:r>
          <w:rPr>
            <w:b/>
            <w:bCs/>
          </w:rPr>
          <w:t>221</w:t>
        </w:r>
        <w:r>
          <w:t>, jeb170449.</w:t>
        </w:r>
      </w:ins>
    </w:p>
    <w:p w14:paraId="4EB5F0EB" w14:textId="77777777" w:rsidR="006E378F" w:rsidRDefault="00822DFF">
      <w:pPr>
        <w:pStyle w:val="Bibliography"/>
      </w:pPr>
      <w:bookmarkStart w:id="280" w:name="ref-cadeToolsIntegratingInertial2021"/>
      <w:bookmarkEnd w:id="278"/>
      <w:r>
        <w:rPr>
          <w:b/>
          <w:bCs/>
        </w:rPr>
        <w:t>Cade, D. E., Gough, W. T., Czapanskiy, M. F., Fahlbusch, J. A., Kahane-Rapport, S. R., Linsky, J. M. J., Nichols, R. C., Oestreich, W. K., Wisniewska, D. M., Friedlaender, A. S., et al.</w:t>
      </w:r>
      <w:r>
        <w:t xml:space="preserve"> (2021). Tools for integrating inertial </w:t>
      </w:r>
      <w:r>
        <w:t xml:space="preserve">sensor data with video bio-loggers, including estimation of animal orientation, motion, and position. </w:t>
      </w:r>
      <w:r>
        <w:rPr>
          <w:i/>
          <w:iCs/>
        </w:rPr>
        <w:t>Animal Biotelemetry</w:t>
      </w:r>
      <w:r>
        <w:t xml:space="preserve"> </w:t>
      </w:r>
      <w:r>
        <w:rPr>
          <w:b/>
          <w:bCs/>
        </w:rPr>
        <w:t>9</w:t>
      </w:r>
      <w:r>
        <w:t>, 34.</w:t>
      </w:r>
    </w:p>
    <w:p w14:paraId="34E8481B" w14:textId="77777777" w:rsidR="006E378F" w:rsidRDefault="00822DFF">
      <w:pPr>
        <w:pStyle w:val="Bibliography"/>
      </w:pPr>
      <w:bookmarkStart w:id="281" w:name="ref-giovangrandi2011ballistocardiography"/>
      <w:bookmarkEnd w:id="280"/>
      <w:r>
        <w:rPr>
          <w:b/>
          <w:bCs/>
        </w:rPr>
        <w:t>Giovangrandi, L., Inan, O. T., Wiard, R. M., Etemadi, M. and Kovacs, G. T.</w:t>
      </w:r>
      <w:r>
        <w:t xml:space="preserve"> (2011). Ballistocardiography—a method worth revisiti</w:t>
      </w:r>
      <w:r>
        <w:t xml:space="preserve">ng. In </w:t>
      </w:r>
      <w:r>
        <w:rPr>
          <w:i/>
          <w:iCs/>
        </w:rPr>
        <w:t>2011 Annual International Conference of the IEEE Engineering in Medicine and biology society</w:t>
      </w:r>
      <w:r>
        <w:t>, pp. 4279–4282.</w:t>
      </w:r>
    </w:p>
    <w:p w14:paraId="4E22FA64" w14:textId="77777777" w:rsidR="006E378F" w:rsidRDefault="00822DFF">
      <w:pPr>
        <w:pStyle w:val="Bibliography"/>
        <w:rPr>
          <w:ins w:id="282" w:author="Author" w:date="2021-10-27T10:07:00Z"/>
        </w:rPr>
      </w:pPr>
      <w:bookmarkStart w:id="283" w:name="Xf707ce8a236a05677e35f7dd8dcbac40ad8e3e9"/>
      <w:bookmarkEnd w:id="281"/>
      <w:r>
        <w:rPr>
          <w:b/>
          <w:bCs/>
        </w:rPr>
        <w:t xml:space="preserve">Goldbogen, J. A., </w:t>
      </w:r>
      <w:proofErr w:type="spellStart"/>
      <w:ins w:id="284" w:author="Author" w:date="2021-10-27T10:07:00Z">
        <w:r>
          <w:rPr>
            <w:b/>
            <w:bCs/>
          </w:rPr>
          <w:t>Stimpert</w:t>
        </w:r>
        <w:proofErr w:type="spellEnd"/>
        <w:r>
          <w:rPr>
            <w:b/>
            <w:bCs/>
          </w:rPr>
          <w:t xml:space="preserve">, A. K., </w:t>
        </w:r>
        <w:proofErr w:type="spellStart"/>
        <w:r>
          <w:rPr>
            <w:b/>
            <w:bCs/>
          </w:rPr>
          <w:t>DeRuiter</w:t>
        </w:r>
        <w:proofErr w:type="spellEnd"/>
        <w:r>
          <w:rPr>
            <w:b/>
            <w:bCs/>
          </w:rPr>
          <w:t xml:space="preserve">, S. L., </w:t>
        </w:r>
        <w:proofErr w:type="spellStart"/>
        <w:r>
          <w:rPr>
            <w:b/>
            <w:bCs/>
          </w:rPr>
          <w:t>Calambokidis</w:t>
        </w:r>
        <w:proofErr w:type="spellEnd"/>
        <w:r>
          <w:rPr>
            <w:b/>
            <w:bCs/>
          </w:rPr>
          <w:t xml:space="preserve">, J., </w:t>
        </w:r>
        <w:proofErr w:type="spellStart"/>
        <w:r>
          <w:rPr>
            <w:b/>
            <w:bCs/>
          </w:rPr>
          <w:t>Friedlaender</w:t>
        </w:r>
        <w:proofErr w:type="spellEnd"/>
        <w:r>
          <w:rPr>
            <w:b/>
            <w:bCs/>
          </w:rPr>
          <w:t xml:space="preserve">, A. S., Schorr, G. S., Moretti, D. J., Tyack, P. L. and </w:t>
        </w:r>
        <w:proofErr w:type="spellStart"/>
        <w:r>
          <w:rPr>
            <w:b/>
            <w:bCs/>
          </w:rPr>
          <w:t>S</w:t>
        </w:r>
        <w:r>
          <w:rPr>
            <w:b/>
            <w:bCs/>
          </w:rPr>
          <w:t>outhall</w:t>
        </w:r>
        <w:proofErr w:type="spellEnd"/>
        <w:r>
          <w:rPr>
            <w:b/>
            <w:bCs/>
          </w:rPr>
          <w:t>, B. L.</w:t>
        </w:r>
        <w:r>
          <w:t xml:space="preserve"> (2014). Using accelerometers to determine the calling behavior of tagged baleen whales. </w:t>
        </w:r>
        <w:r>
          <w:rPr>
            <w:i/>
            <w:iCs/>
          </w:rPr>
          <w:t>Journal of Experimental Biology</w:t>
        </w:r>
        <w:r>
          <w:t xml:space="preserve"> </w:t>
        </w:r>
        <w:r>
          <w:rPr>
            <w:b/>
            <w:bCs/>
          </w:rPr>
          <w:t>217</w:t>
        </w:r>
        <w:r>
          <w:t>, 2449–2455.</w:t>
        </w:r>
      </w:ins>
    </w:p>
    <w:p w14:paraId="2EECAC37" w14:textId="0FE0E7CC" w:rsidR="006E378F" w:rsidRDefault="00822DFF">
      <w:pPr>
        <w:pStyle w:val="Bibliography"/>
      </w:pPr>
      <w:bookmarkStart w:id="285" w:name="Xc49c9af52f3b34d5daa39af9200730fc282f884"/>
      <w:bookmarkEnd w:id="283"/>
      <w:proofErr w:type="spellStart"/>
      <w:ins w:id="286" w:author="Author" w:date="2021-10-27T10:07:00Z">
        <w:r>
          <w:rPr>
            <w:b/>
            <w:bCs/>
          </w:rPr>
          <w:t>Goldbogen</w:t>
        </w:r>
        <w:proofErr w:type="spellEnd"/>
        <w:r>
          <w:rPr>
            <w:b/>
            <w:bCs/>
          </w:rPr>
          <w:t xml:space="preserve">, J. A., </w:t>
        </w:r>
      </w:ins>
      <w:r>
        <w:rPr>
          <w:b/>
          <w:bCs/>
        </w:rPr>
        <w:t>Cade, D. E., Calambokidis, J., Czapanskiy, M. F., Fahlbusch, J., Friedlaender, A. S., Gough, W. T., Kahane-Rapport, S. R., Savoca, M. S., Ponganis, K. V., et al.</w:t>
      </w:r>
      <w:r>
        <w:t xml:space="preserve"> (</w:t>
      </w:r>
      <w:del w:id="287" w:author="Author" w:date="2021-10-27T10:07:00Z">
        <w:r w:rsidR="00B14943">
          <w:delText>2019a</w:delText>
        </w:r>
      </w:del>
      <w:ins w:id="288" w:author="Author" w:date="2021-10-27T10:07:00Z">
        <w:r>
          <w:t>2019</w:t>
        </w:r>
      </w:ins>
      <w:r>
        <w:t xml:space="preserve">). Extreme bradycardia and tachycardia in the world’s largest animal. </w:t>
      </w:r>
      <w:r>
        <w:rPr>
          <w:i/>
          <w:iCs/>
        </w:rPr>
        <w:t>P</w:t>
      </w:r>
      <w:r>
        <w:rPr>
          <w:i/>
          <w:iCs/>
        </w:rPr>
        <w:t>roceedings of the National Academy of Sciences</w:t>
      </w:r>
      <w:r>
        <w:t xml:space="preserve"> </w:t>
      </w:r>
      <w:r>
        <w:rPr>
          <w:b/>
          <w:bCs/>
        </w:rPr>
        <w:t>116</w:t>
      </w:r>
      <w:r>
        <w:t>, 25329–25332.</w:t>
      </w:r>
    </w:p>
    <w:p w14:paraId="42292F76" w14:textId="77777777" w:rsidR="009B3D09" w:rsidRDefault="00B14943">
      <w:pPr>
        <w:pStyle w:val="Bibliography"/>
        <w:rPr>
          <w:del w:id="289" w:author="Author" w:date="2021-10-27T10:07:00Z"/>
        </w:rPr>
      </w:pPr>
      <w:bookmarkStart w:id="290" w:name="ref-goldbogenWhyWhalesAre2019"/>
      <w:del w:id="291" w:author="Author" w:date="2021-10-27T10:07:00Z">
        <w:r>
          <w:rPr>
            <w:b/>
            <w:bCs/>
          </w:rPr>
          <w:delText>Goldbogen, J. A., Cade, D. E., Wisniewska, D. M., Potvin, J., Segre, P. S., Savoca, M. S., Hazen, E. L., Czapanskiy, M. F., Kahane-Rapport, S. R., DeRuiter, S. L., et al.</w:delText>
        </w:r>
        <w:r>
          <w:delText xml:space="preserve"> (2019b). Why whales are big but not bigger: Physiological drivers and ecological limits in the age of ocean giants. </w:delText>
        </w:r>
        <w:r>
          <w:rPr>
            <w:i/>
            <w:iCs/>
          </w:rPr>
          <w:delText>Science</w:delText>
        </w:r>
        <w:r>
          <w:delText xml:space="preserve"> </w:delText>
        </w:r>
        <w:r>
          <w:rPr>
            <w:b/>
            <w:bCs/>
          </w:rPr>
          <w:delText>366</w:delText>
        </w:r>
        <w:r>
          <w:delText>, 1367–1372.</w:delText>
        </w:r>
      </w:del>
    </w:p>
    <w:p w14:paraId="4897844F" w14:textId="77777777" w:rsidR="006E378F" w:rsidRDefault="00822DFF">
      <w:pPr>
        <w:pStyle w:val="Bibliography"/>
      </w:pPr>
      <w:bookmarkStart w:id="292" w:name="ref-goughScalingSwimmingPerformance2019"/>
      <w:bookmarkEnd w:id="285"/>
      <w:bookmarkEnd w:id="290"/>
      <w:r>
        <w:rPr>
          <w:b/>
          <w:bCs/>
        </w:rPr>
        <w:t>Gough, W. T., Segre, P. S., Bierlich, K. C., Cade, D. E., Potvin, J., Fish, F. E., Dale, J., Clemente, J. di, Friedlaender, A. S., Johnston, D. W., et al.</w:t>
      </w:r>
      <w:r>
        <w:t xml:space="preserve"> (2019). Scaling of swimming performa</w:t>
      </w:r>
      <w:r>
        <w:t xml:space="preserve">nce in baleen whales. </w:t>
      </w:r>
      <w:r>
        <w:rPr>
          <w:i/>
          <w:iCs/>
        </w:rPr>
        <w:t>Journal of Experimental Biology</w:t>
      </w:r>
      <w:r>
        <w:t xml:space="preserve"> </w:t>
      </w:r>
      <w:r>
        <w:rPr>
          <w:b/>
          <w:bCs/>
        </w:rPr>
        <w:t>222</w:t>
      </w:r>
      <w:r>
        <w:t>,.</w:t>
      </w:r>
    </w:p>
    <w:p w14:paraId="77BBABBA" w14:textId="77777777" w:rsidR="006E378F" w:rsidRDefault="00822DFF">
      <w:pPr>
        <w:pStyle w:val="Bibliography"/>
      </w:pPr>
      <w:bookmarkStart w:id="293" w:name="ref-hawkesIntroductionThemeIssue2021"/>
      <w:bookmarkEnd w:id="292"/>
      <w:r>
        <w:rPr>
          <w:b/>
          <w:bCs/>
        </w:rPr>
        <w:t>Hawkes, L. A., Fahlman, A. and Sato, K.</w:t>
      </w:r>
      <w:r>
        <w:t xml:space="preserve"> (2021). Introduction to the theme issue: Measuring physiology in free-living animals. </w:t>
      </w:r>
      <w:r>
        <w:rPr>
          <w:i/>
          <w:iCs/>
        </w:rPr>
        <w:t>Philosophical Transactions of the Royal Society B: Biological Sciences</w:t>
      </w:r>
      <w:r>
        <w:t xml:space="preserve"> </w:t>
      </w:r>
      <w:r>
        <w:rPr>
          <w:b/>
          <w:bCs/>
        </w:rPr>
        <w:t>376</w:t>
      </w:r>
      <w:r>
        <w:t>, 20200210.</w:t>
      </w:r>
    </w:p>
    <w:p w14:paraId="75B80763" w14:textId="77777777" w:rsidR="006E378F" w:rsidRDefault="00822DFF">
      <w:pPr>
        <w:pStyle w:val="Bibliography"/>
      </w:pPr>
      <w:bookmarkStart w:id="294" w:name="ref-R-RobustLinearReg"/>
      <w:bookmarkEnd w:id="293"/>
      <w:r>
        <w:rPr>
          <w:b/>
          <w:bCs/>
        </w:rPr>
        <w:t>Hurtado, S. I.</w:t>
      </w:r>
      <w:r>
        <w:t xml:space="preserve"> (2020). </w:t>
      </w:r>
      <w:r>
        <w:rPr>
          <w:i/>
          <w:iCs/>
        </w:rPr>
        <w:t>RobustLinearReg: Robust linear regressions. R package version 1.2.0.</w:t>
      </w:r>
    </w:p>
    <w:p w14:paraId="300054E1" w14:textId="77777777" w:rsidR="006E378F" w:rsidRDefault="00822DFF">
      <w:pPr>
        <w:pStyle w:val="Bibliography"/>
      </w:pPr>
      <w:bookmarkStart w:id="295" w:name="Xd138b0820224948ba38fc060ad25d9e9f950f49"/>
      <w:bookmarkEnd w:id="294"/>
      <w:r>
        <w:rPr>
          <w:b/>
          <w:bCs/>
        </w:rPr>
        <w:t>Inan, O. T., Migeotte, P.-F., Park, K.-S., Etemadi, M., Tavakolian, K., Casanella, R., Zanetti, J., Tank, J., Funtova, I., Prisk, G. K., et al.</w:t>
      </w:r>
      <w:r>
        <w:t xml:space="preserve"> (201</w:t>
      </w:r>
      <w:r>
        <w:t xml:space="preserve">5). Ballistocardiography and Seismocardiography: A Review of Recent Advances. </w:t>
      </w:r>
      <w:r>
        <w:rPr>
          <w:i/>
          <w:iCs/>
        </w:rPr>
        <w:t>IEEE Journal of Biomedical and Health Informatics</w:t>
      </w:r>
      <w:r>
        <w:t xml:space="preserve"> </w:t>
      </w:r>
      <w:r>
        <w:rPr>
          <w:b/>
          <w:bCs/>
        </w:rPr>
        <w:t>19</w:t>
      </w:r>
      <w:r>
        <w:t>, 1414–1427.</w:t>
      </w:r>
    </w:p>
    <w:p w14:paraId="17C51595" w14:textId="77777777" w:rsidR="006E378F" w:rsidRDefault="00822DFF">
      <w:pPr>
        <w:pStyle w:val="Bibliography"/>
      </w:pPr>
      <w:bookmarkStart w:id="296" w:name="ref-johnsonDigitalAcousticRecording2003"/>
      <w:bookmarkEnd w:id="295"/>
      <w:r>
        <w:rPr>
          <w:b/>
          <w:bCs/>
        </w:rPr>
        <w:lastRenderedPageBreak/>
        <w:t>Johnson, M. P. and Tyack, P. L.</w:t>
      </w:r>
      <w:r>
        <w:t xml:space="preserve"> (2003). A digital acoustic recording tag for measuring the response of wild marin</w:t>
      </w:r>
      <w:r>
        <w:t xml:space="preserve">e mammals to sound. </w:t>
      </w:r>
      <w:r>
        <w:rPr>
          <w:i/>
          <w:iCs/>
        </w:rPr>
        <w:t>IEEE Journal of Oceanic Engineering</w:t>
      </w:r>
      <w:r>
        <w:t xml:space="preserve"> </w:t>
      </w:r>
      <w:r>
        <w:rPr>
          <w:b/>
          <w:bCs/>
        </w:rPr>
        <w:t>28</w:t>
      </w:r>
      <w:r>
        <w:t>, 3–12.</w:t>
      </w:r>
    </w:p>
    <w:p w14:paraId="7ED9A06F" w14:textId="77777777" w:rsidR="006E378F" w:rsidRDefault="00822DFF">
      <w:pPr>
        <w:pStyle w:val="Bibliography"/>
      </w:pPr>
      <w:bookmarkStart w:id="297" w:name="ref-leePhysiologicalSignalMonitoring2016"/>
      <w:bookmarkEnd w:id="296"/>
      <w:r>
        <w:rPr>
          <w:b/>
          <w:bCs/>
        </w:rPr>
        <w:t>Lee, W. K., Yoon, H., Han, C., Joo, K. M. and Park, K. S.</w:t>
      </w:r>
      <w:r>
        <w:t xml:space="preserve"> (2016). Physiological Signal Monitoring Bed for Infants Based on Load-Cell Sensors. </w:t>
      </w:r>
      <w:r>
        <w:rPr>
          <w:i/>
          <w:iCs/>
        </w:rPr>
        <w:t>Sensors</w:t>
      </w:r>
      <w:r>
        <w:t xml:space="preserve"> </w:t>
      </w:r>
      <w:r>
        <w:rPr>
          <w:b/>
          <w:bCs/>
        </w:rPr>
        <w:t>16</w:t>
      </w:r>
      <w:r>
        <w:t>, 409.</w:t>
      </w:r>
    </w:p>
    <w:p w14:paraId="7DECC213" w14:textId="77777777" w:rsidR="006E378F" w:rsidRDefault="00822DFF">
      <w:pPr>
        <w:pStyle w:val="Bibliography"/>
      </w:pPr>
      <w:bookmarkStart w:id="298" w:name="ref-R-signal"/>
      <w:bookmarkEnd w:id="297"/>
      <w:r>
        <w:rPr>
          <w:b/>
          <w:bCs/>
        </w:rPr>
        <w:t>Ligges, U., Short, T. and Kienz</w:t>
      </w:r>
      <w:r>
        <w:rPr>
          <w:b/>
          <w:bCs/>
        </w:rPr>
        <w:t>le, P.</w:t>
      </w:r>
      <w:r>
        <w:t xml:space="preserve"> (2021). </w:t>
      </w:r>
      <w:r>
        <w:rPr>
          <w:i/>
          <w:iCs/>
        </w:rPr>
        <w:t>Signal: Signal processing. R package version 0.7-7</w:t>
      </w:r>
      <w:r>
        <w:t>.</w:t>
      </w:r>
    </w:p>
    <w:p w14:paraId="7EDE4790" w14:textId="77777777" w:rsidR="006E378F" w:rsidRDefault="00822DFF">
      <w:pPr>
        <w:pStyle w:val="Bibliography"/>
      </w:pPr>
      <w:bookmarkStart w:id="299" w:name="ref-rrtools2019"/>
      <w:bookmarkEnd w:id="298"/>
      <w:r>
        <w:rPr>
          <w:b/>
          <w:bCs/>
        </w:rPr>
        <w:t>Marwick, B.</w:t>
      </w:r>
      <w:r>
        <w:t xml:space="preserve"> (2019). </w:t>
      </w:r>
      <w:r>
        <w:rPr>
          <w:i/>
          <w:iCs/>
        </w:rPr>
        <w:t>Rrtools: Creates a reproducible research compendium</w:t>
      </w:r>
      <w:r>
        <w:t>.</w:t>
      </w:r>
    </w:p>
    <w:p w14:paraId="306C5879" w14:textId="77777777" w:rsidR="006E378F" w:rsidRDefault="00822DFF">
      <w:pPr>
        <w:pStyle w:val="Bibliography"/>
      </w:pPr>
      <w:bookmarkStart w:id="300" w:name="ref-marwickPackagingDataAnalytical2018"/>
      <w:bookmarkEnd w:id="299"/>
      <w:r>
        <w:rPr>
          <w:b/>
          <w:bCs/>
        </w:rPr>
        <w:t>Marwick, B., Boettiger, C. and Mullen, L.</w:t>
      </w:r>
      <w:r>
        <w:t xml:space="preserve"> (2018). Packaging Data Analytical Work Reproducibly Using R (and Friends).</w:t>
      </w:r>
      <w:r>
        <w:t xml:space="preserve"> </w:t>
      </w:r>
      <w:r>
        <w:rPr>
          <w:i/>
          <w:iCs/>
        </w:rPr>
        <w:t>The American Statistician</w:t>
      </w:r>
      <w:r>
        <w:t xml:space="preserve"> </w:t>
      </w:r>
      <w:r>
        <w:rPr>
          <w:b/>
          <w:bCs/>
        </w:rPr>
        <w:t>72</w:t>
      </w:r>
      <w:r>
        <w:t>, 80–88.</w:t>
      </w:r>
    </w:p>
    <w:p w14:paraId="478AE8DB" w14:textId="77777777" w:rsidR="006E378F" w:rsidRDefault="00822DFF">
      <w:pPr>
        <w:pStyle w:val="Bibliography"/>
      </w:pPr>
      <w:bookmarkStart w:id="301" w:name="ref-mcdonaldDeepdivingSeaLions2014"/>
      <w:bookmarkEnd w:id="300"/>
      <w:r>
        <w:rPr>
          <w:b/>
          <w:bCs/>
        </w:rPr>
        <w:t>McDonald, B. I. and Ponganis, P. J.</w:t>
      </w:r>
      <w:r>
        <w:t xml:space="preserve"> (2014). Deep-diving sea lions exhibit extreme bradycardia in long-duration dives. </w:t>
      </w:r>
      <w:r>
        <w:rPr>
          <w:i/>
          <w:iCs/>
        </w:rPr>
        <w:t>Journal of Experimental Biology</w:t>
      </w:r>
      <w:r>
        <w:t xml:space="preserve"> </w:t>
      </w:r>
      <w:r>
        <w:rPr>
          <w:b/>
          <w:bCs/>
        </w:rPr>
        <w:t>217</w:t>
      </w:r>
      <w:r>
        <w:t>, 1525–1534.</w:t>
      </w:r>
    </w:p>
    <w:p w14:paraId="3713FDAA" w14:textId="77777777" w:rsidR="006E378F" w:rsidRDefault="00822DFF">
      <w:pPr>
        <w:pStyle w:val="Bibliography"/>
      </w:pPr>
      <w:bookmarkStart w:id="302" w:name="ref-mcknightShiningNewLight2021"/>
      <w:bookmarkEnd w:id="301"/>
      <w:r>
        <w:rPr>
          <w:b/>
          <w:bCs/>
        </w:rPr>
        <w:t>McKnight, J. C., Ruesch, A., Bennett, K., Bronkhorst</w:t>
      </w:r>
      <w:r>
        <w:rPr>
          <w:b/>
          <w:bCs/>
        </w:rPr>
        <w:t>, M., Balfour, S., Moss, S. E. W., Milne, R., Tyack, P. L., Kainerstorfer, J. M. and Hastie, G. D.</w:t>
      </w:r>
      <w:r>
        <w:t xml:space="preserve"> (2021). Shining new light on sensory brain activation and physiological measurement in seals using wearable optical technology. </w:t>
      </w:r>
      <w:r>
        <w:rPr>
          <w:i/>
          <w:iCs/>
        </w:rPr>
        <w:t>Philosophical Transactions of</w:t>
      </w:r>
      <w:r>
        <w:rPr>
          <w:i/>
          <w:iCs/>
        </w:rPr>
        <w:t xml:space="preserve"> the Royal Society B: Biological Sciences</w:t>
      </w:r>
      <w:r>
        <w:t xml:space="preserve"> </w:t>
      </w:r>
      <w:r>
        <w:rPr>
          <w:b/>
          <w:bCs/>
        </w:rPr>
        <w:t>376</w:t>
      </w:r>
      <w:r>
        <w:t>, 20200224.</w:t>
      </w:r>
    </w:p>
    <w:p w14:paraId="14F73003" w14:textId="77777777" w:rsidR="006E378F" w:rsidRDefault="00822DFF">
      <w:pPr>
        <w:pStyle w:val="Bibliography"/>
      </w:pPr>
      <w:bookmarkStart w:id="303" w:name="ref-nowacekBuoyantBalaenidsUps2001"/>
      <w:bookmarkEnd w:id="302"/>
      <w:r>
        <w:rPr>
          <w:b/>
          <w:bCs/>
        </w:rPr>
        <w:t>Nowacek, D. P., Johnson, M. P., Tyack, P. L., Shorter, K. A., McLellan, W. A. and D., A. P.</w:t>
      </w:r>
      <w:r>
        <w:t xml:space="preserve"> (2001). Buoyant balaenids: The ups and downs of buoyancy in right whales. </w:t>
      </w:r>
      <w:r>
        <w:rPr>
          <w:i/>
          <w:iCs/>
        </w:rPr>
        <w:t xml:space="preserve">Proceedings of the Royal Society </w:t>
      </w:r>
      <w:r>
        <w:rPr>
          <w:i/>
          <w:iCs/>
        </w:rPr>
        <w:t>of London. Series B: Biological Sciences</w:t>
      </w:r>
      <w:r>
        <w:t xml:space="preserve"> </w:t>
      </w:r>
      <w:r>
        <w:rPr>
          <w:b/>
          <w:bCs/>
        </w:rPr>
        <w:t>268</w:t>
      </w:r>
      <w:r>
        <w:t>, 1811–1816.</w:t>
      </w:r>
    </w:p>
    <w:p w14:paraId="69F9A0FA" w14:textId="77777777" w:rsidR="006E378F" w:rsidRDefault="00822DFF">
      <w:pPr>
        <w:pStyle w:val="Bibliography"/>
      </w:pPr>
      <w:bookmarkStart w:id="304" w:name="X95f140e492aa4dfd2b55c20d43b9e892a4a1586"/>
      <w:bookmarkEnd w:id="303"/>
      <w:r>
        <w:rPr>
          <w:b/>
          <w:bCs/>
        </w:rPr>
        <w:t>Pinheiro, E., Postolache, O. and Girão, P.</w:t>
      </w:r>
      <w:r>
        <w:t xml:space="preserve"> (2010). Theory and Developments in an Unobtrusive Cardiovascular System Representation: Ballistocardiography. </w:t>
      </w:r>
      <w:r>
        <w:rPr>
          <w:i/>
          <w:iCs/>
        </w:rPr>
        <w:t>The Open Biomedical Engineering Journal</w:t>
      </w:r>
      <w:r>
        <w:t xml:space="preserve"> </w:t>
      </w:r>
      <w:r>
        <w:rPr>
          <w:b/>
          <w:bCs/>
        </w:rPr>
        <w:t>4</w:t>
      </w:r>
      <w:r>
        <w:t>, 201</w:t>
      </w:r>
      <w:r>
        <w:t>–216.</w:t>
      </w:r>
    </w:p>
    <w:p w14:paraId="28A19860" w14:textId="77777777" w:rsidR="006E378F" w:rsidRDefault="00822DFF">
      <w:pPr>
        <w:pStyle w:val="Bibliography"/>
        <w:rPr>
          <w:ins w:id="305" w:author="Author" w:date="2021-10-27T10:07:00Z"/>
        </w:rPr>
      </w:pPr>
      <w:bookmarkStart w:id="306" w:name="X992e0886f6dc7f0a688468d629c5f259d2a36b7"/>
      <w:bookmarkEnd w:id="304"/>
      <w:proofErr w:type="spellStart"/>
      <w:ins w:id="307" w:author="Author" w:date="2021-10-27T10:07:00Z">
        <w:r>
          <w:rPr>
            <w:b/>
            <w:bCs/>
          </w:rPr>
          <w:t>Ponganis</w:t>
        </w:r>
        <w:proofErr w:type="spellEnd"/>
        <w:r>
          <w:rPr>
            <w:b/>
            <w:bCs/>
          </w:rPr>
          <w:t xml:space="preserve">, P. J. and </w:t>
        </w:r>
        <w:proofErr w:type="spellStart"/>
        <w:r>
          <w:rPr>
            <w:b/>
            <w:bCs/>
          </w:rPr>
          <w:t>Kooyman</w:t>
        </w:r>
        <w:proofErr w:type="spellEnd"/>
        <w:r>
          <w:rPr>
            <w:b/>
            <w:bCs/>
          </w:rPr>
          <w:t>, G. L.</w:t>
        </w:r>
        <w:r>
          <w:t xml:space="preserve"> (1999). Heart Rate and Electrocardiogram Characteristics of a Young California Gray Whale (</w:t>
        </w:r>
        <w:proofErr w:type="spellStart"/>
        <w:r>
          <w:t>eschrichtius</w:t>
        </w:r>
        <w:proofErr w:type="spellEnd"/>
        <w:r>
          <w:t xml:space="preserve"> Robustus)1. </w:t>
        </w:r>
        <w:r>
          <w:rPr>
            <w:i/>
            <w:iCs/>
          </w:rPr>
          <w:t>Marine Mammal Science</w:t>
        </w:r>
        <w:r>
          <w:t xml:space="preserve"> </w:t>
        </w:r>
        <w:r>
          <w:rPr>
            <w:b/>
            <w:bCs/>
          </w:rPr>
          <w:t>15</w:t>
        </w:r>
        <w:r>
          <w:t>, 1198–1207.</w:t>
        </w:r>
      </w:ins>
    </w:p>
    <w:p w14:paraId="5A5F5086" w14:textId="77777777" w:rsidR="006E378F" w:rsidRDefault="00822DFF">
      <w:pPr>
        <w:pStyle w:val="Bibliography"/>
      </w:pPr>
      <w:bookmarkStart w:id="308" w:name="ref-powersOpenScienceReproducibility2019"/>
      <w:bookmarkEnd w:id="306"/>
      <w:r>
        <w:rPr>
          <w:b/>
          <w:bCs/>
        </w:rPr>
        <w:t>Powers, S. M. and Hampton, S. E.</w:t>
      </w:r>
      <w:r>
        <w:t xml:space="preserve"> (2019). Open science, reproducibility, and transparency in ecology. </w:t>
      </w:r>
      <w:r>
        <w:rPr>
          <w:i/>
          <w:iCs/>
        </w:rPr>
        <w:t>Ecological Applications</w:t>
      </w:r>
      <w:r>
        <w:t xml:space="preserve"> </w:t>
      </w:r>
      <w:r>
        <w:rPr>
          <w:b/>
          <w:bCs/>
        </w:rPr>
        <w:t>29</w:t>
      </w:r>
      <w:r>
        <w:t>, e01822.</w:t>
      </w:r>
    </w:p>
    <w:p w14:paraId="15A1009F" w14:textId="77777777" w:rsidR="006E378F" w:rsidRDefault="00822DFF">
      <w:pPr>
        <w:pStyle w:val="Bibliography"/>
      </w:pPr>
      <w:bookmarkStart w:id="309" w:name="X3f936c4ac0b7fe31498f326c2bf0daefd5bddd9"/>
      <w:bookmarkEnd w:id="308"/>
      <w:r>
        <w:rPr>
          <w:b/>
          <w:bCs/>
        </w:rPr>
        <w:t>Sadek, I., Biswas, J. and Abdulrazak, B.</w:t>
      </w:r>
      <w:r>
        <w:t xml:space="preserve"> (2019). Ballistocardiogram signal processing: A review. </w:t>
      </w:r>
      <w:r>
        <w:rPr>
          <w:i/>
          <w:iCs/>
        </w:rPr>
        <w:t>Health Information Sci</w:t>
      </w:r>
      <w:r>
        <w:rPr>
          <w:i/>
          <w:iCs/>
        </w:rPr>
        <w:t>ence and Systems</w:t>
      </w:r>
      <w:r>
        <w:t xml:space="preserve"> </w:t>
      </w:r>
      <w:r>
        <w:rPr>
          <w:b/>
          <w:bCs/>
        </w:rPr>
        <w:t>7</w:t>
      </w:r>
      <w:r>
        <w:t>, 10.</w:t>
      </w:r>
    </w:p>
    <w:p w14:paraId="5CA1825E" w14:textId="77777777" w:rsidR="006E378F" w:rsidRDefault="00822DFF">
      <w:pPr>
        <w:pStyle w:val="Bibliography"/>
      </w:pPr>
      <w:bookmarkStart w:id="310" w:name="ref-satoStrokeRatesDiving2011"/>
      <w:bookmarkEnd w:id="309"/>
      <w:r>
        <w:rPr>
          <w:b/>
          <w:bCs/>
        </w:rPr>
        <w:t>Sato, K., Shiomi, K., Marshall, G., Kooyman, G. L. and Ponganis, P. J.</w:t>
      </w:r>
      <w:r>
        <w:t xml:space="preserve"> (2011). Stroke rates and diving air volumes of emperor penguins: Implications for dive performance. </w:t>
      </w:r>
      <w:r>
        <w:rPr>
          <w:i/>
          <w:iCs/>
        </w:rPr>
        <w:t>Journal of Experimental Biology</w:t>
      </w:r>
      <w:r>
        <w:t xml:space="preserve"> </w:t>
      </w:r>
      <w:r>
        <w:rPr>
          <w:b/>
          <w:bCs/>
        </w:rPr>
        <w:t>214</w:t>
      </w:r>
      <w:r>
        <w:t>, 2854–2863.</w:t>
      </w:r>
    </w:p>
    <w:p w14:paraId="3B13293D" w14:textId="77777777" w:rsidR="006E378F" w:rsidRDefault="00822DFF">
      <w:pPr>
        <w:pStyle w:val="Bibliography"/>
      </w:pPr>
      <w:bookmarkStart w:id="311" w:name="ref-Sen-1968"/>
      <w:bookmarkEnd w:id="310"/>
      <w:r>
        <w:rPr>
          <w:b/>
          <w:bCs/>
        </w:rPr>
        <w:t>Sen, P. K.</w:t>
      </w:r>
      <w:r>
        <w:t xml:space="preserve"> (1</w:t>
      </w:r>
      <w:r>
        <w:t xml:space="preserve">968). Estimates of the Regression Coefficient Based on Kendall’s Tau. </w:t>
      </w:r>
      <w:r>
        <w:rPr>
          <w:i/>
          <w:iCs/>
        </w:rPr>
        <w:t>Journal of the American Statistical Association</w:t>
      </w:r>
      <w:r>
        <w:t xml:space="preserve"> </w:t>
      </w:r>
      <w:r>
        <w:rPr>
          <w:b/>
          <w:bCs/>
        </w:rPr>
        <w:t>63</w:t>
      </w:r>
      <w:r>
        <w:t>, 1379–1389.</w:t>
      </w:r>
    </w:p>
    <w:p w14:paraId="6921E1E0" w14:textId="77777777" w:rsidR="006E378F" w:rsidRDefault="00822DFF">
      <w:pPr>
        <w:pStyle w:val="Bibliography"/>
      </w:pPr>
      <w:bookmarkStart w:id="312" w:name="ref-starrStudiesEstimationCardiac1939"/>
      <w:bookmarkEnd w:id="311"/>
      <w:r>
        <w:rPr>
          <w:b/>
          <w:bCs/>
        </w:rPr>
        <w:t>Starr, I., Rawson, A. J., Schroeder, H. A. and Joseph, N. R.</w:t>
      </w:r>
      <w:r>
        <w:t xml:space="preserve"> (1939). Studies on the estimation of cardiac ouptut in man, an</w:t>
      </w:r>
      <w:r>
        <w:t xml:space="preserve">d of abnormalities in cardiac function, from the heart’s recoil and the blood’s impacts; the ballistocardiogram. </w:t>
      </w:r>
      <w:r>
        <w:rPr>
          <w:i/>
          <w:iCs/>
        </w:rPr>
        <w:t>American Journal of Physiology</w:t>
      </w:r>
      <w:r>
        <w:t xml:space="preserve"> </w:t>
      </w:r>
      <w:r>
        <w:rPr>
          <w:b/>
          <w:bCs/>
        </w:rPr>
        <w:t>127</w:t>
      </w:r>
      <w:r>
        <w:t>, 1–28.</w:t>
      </w:r>
    </w:p>
    <w:p w14:paraId="53E32A9C" w14:textId="77777777" w:rsidR="006E378F" w:rsidRDefault="00822DFF">
      <w:pPr>
        <w:pStyle w:val="Bibliography"/>
      </w:pPr>
      <w:bookmarkStart w:id="313" w:name="ref-stoddenEmpiricalAnalysisJournal2018"/>
      <w:bookmarkEnd w:id="312"/>
      <w:r>
        <w:rPr>
          <w:b/>
          <w:bCs/>
        </w:rPr>
        <w:lastRenderedPageBreak/>
        <w:t>Stodden, V., Seiler, J. and Ma, Z.</w:t>
      </w:r>
      <w:r>
        <w:t xml:space="preserve"> (2018). An empirical analysis of journal policy effectiveness for </w:t>
      </w:r>
      <w:r>
        <w:t xml:space="preserve">computational reproducibility. </w:t>
      </w:r>
      <w:r>
        <w:rPr>
          <w:i/>
          <w:iCs/>
        </w:rPr>
        <w:t>Proceedings of the National Academy of Sciences</w:t>
      </w:r>
      <w:r>
        <w:t xml:space="preserve"> </w:t>
      </w:r>
      <w:r>
        <w:rPr>
          <w:b/>
          <w:bCs/>
        </w:rPr>
        <w:t>115</w:t>
      </w:r>
      <w:r>
        <w:t>, 2584–2589.</w:t>
      </w:r>
    </w:p>
    <w:p w14:paraId="4CE69383" w14:textId="77777777" w:rsidR="006E378F" w:rsidRDefault="00822DFF">
      <w:pPr>
        <w:pStyle w:val="Bibliography"/>
      </w:pPr>
      <w:bookmarkStart w:id="314" w:name="ref-theilRankInvariantMethodLinear1992"/>
      <w:bookmarkEnd w:id="313"/>
      <w:r>
        <w:rPr>
          <w:b/>
          <w:bCs/>
        </w:rPr>
        <w:t>Theil, H.</w:t>
      </w:r>
      <w:r>
        <w:t xml:space="preserve"> (1992). A Rank-Invariant Method of Linear and Polynomial Regression Analysis. In </w:t>
      </w:r>
      <w:r>
        <w:rPr>
          <w:i/>
          <w:iCs/>
        </w:rPr>
        <w:t>Henri Theil’s Contributions to Economics and Econometrics: Econometric</w:t>
      </w:r>
      <w:r>
        <w:rPr>
          <w:i/>
          <w:iCs/>
        </w:rPr>
        <w:t xml:space="preserve"> Theory and Methodology</w:t>
      </w:r>
      <w:r>
        <w:t xml:space="preserve"> (ed. Raj, B.) and Koerts, J.), pp. 345–381. Dordrecht: Springer Netherlands.</w:t>
      </w:r>
    </w:p>
    <w:p w14:paraId="44B5F78F" w14:textId="77777777" w:rsidR="006E378F" w:rsidRDefault="00822DFF">
      <w:pPr>
        <w:pStyle w:val="Bibliography"/>
        <w:rPr>
          <w:ins w:id="315" w:author="Author" w:date="2021-10-27T10:07:00Z"/>
        </w:rPr>
      </w:pPr>
      <w:bookmarkStart w:id="316" w:name="ref-wisniewskaUltraHighForagingRates2016"/>
      <w:bookmarkEnd w:id="314"/>
      <w:proofErr w:type="spellStart"/>
      <w:ins w:id="317" w:author="Author" w:date="2021-10-27T10:07:00Z">
        <w:r>
          <w:rPr>
            <w:b/>
            <w:bCs/>
          </w:rPr>
          <w:t>Wisniewska</w:t>
        </w:r>
        <w:proofErr w:type="spellEnd"/>
        <w:r>
          <w:rPr>
            <w:b/>
            <w:bCs/>
          </w:rPr>
          <w:t xml:space="preserve">, D. M., Johnson, M., </w:t>
        </w:r>
        <w:proofErr w:type="spellStart"/>
        <w:r>
          <w:rPr>
            <w:b/>
            <w:bCs/>
          </w:rPr>
          <w:t>Teilmann</w:t>
        </w:r>
        <w:proofErr w:type="spellEnd"/>
        <w:r>
          <w:rPr>
            <w:b/>
            <w:bCs/>
          </w:rPr>
          <w:t xml:space="preserve">, J., </w:t>
        </w:r>
        <w:proofErr w:type="spellStart"/>
        <w:r>
          <w:rPr>
            <w:b/>
            <w:bCs/>
          </w:rPr>
          <w:t>Rojano-Doñate</w:t>
        </w:r>
        <w:proofErr w:type="spellEnd"/>
        <w:r>
          <w:rPr>
            <w:b/>
            <w:bCs/>
          </w:rPr>
          <w:t xml:space="preserve">, L., Shearer, J., </w:t>
        </w:r>
        <w:proofErr w:type="spellStart"/>
        <w:r>
          <w:rPr>
            <w:b/>
            <w:bCs/>
          </w:rPr>
          <w:t>Sveegaard</w:t>
        </w:r>
        <w:proofErr w:type="spellEnd"/>
        <w:r>
          <w:rPr>
            <w:b/>
            <w:bCs/>
          </w:rPr>
          <w:t>, S., Miller, L. A., Siebert, U. and Madsen, P. T.</w:t>
        </w:r>
        <w:r>
          <w:t xml:space="preserve"> (2016). Ultra-Hig</w:t>
        </w:r>
        <w:r>
          <w:t xml:space="preserve">h Foraging Rates of Harbor Porpoises Make Them Vulnerable to Anthropogenic Disturbance. </w:t>
        </w:r>
        <w:r>
          <w:rPr>
            <w:i/>
            <w:iCs/>
          </w:rPr>
          <w:t>Current Biology</w:t>
        </w:r>
        <w:r>
          <w:t xml:space="preserve"> </w:t>
        </w:r>
        <w:r>
          <w:rPr>
            <w:b/>
            <w:bCs/>
          </w:rPr>
          <w:t>26</w:t>
        </w:r>
        <w:r>
          <w:t>, 1441–1446.</w:t>
        </w:r>
      </w:ins>
    </w:p>
    <w:bookmarkEnd w:id="272"/>
    <w:bookmarkEnd w:id="316"/>
    <w:p w14:paraId="13E7032A" w14:textId="77777777" w:rsidR="006E378F" w:rsidRDefault="00822DFF">
      <w:r>
        <w:br w:type="page"/>
      </w:r>
    </w:p>
    <w:p w14:paraId="20713069" w14:textId="77777777" w:rsidR="006E378F" w:rsidRDefault="00822DFF">
      <w:pPr>
        <w:pStyle w:val="Heading3"/>
      </w:pPr>
      <w:bookmarkStart w:id="318" w:name="colophon"/>
      <w:r>
        <w:lastRenderedPageBreak/>
        <w:t>6.0.1</w:t>
      </w:r>
      <w:r>
        <w:tab/>
        <w:t>Colophon</w:t>
      </w:r>
    </w:p>
    <w:p w14:paraId="315AF0EE" w14:textId="410E9E1B" w:rsidR="006E378F" w:rsidRDefault="00822DFF">
      <w:pPr>
        <w:pStyle w:val="FirstParagraph"/>
      </w:pPr>
      <w:r>
        <w:t>This report was generated on 2021-10-</w:t>
      </w:r>
      <w:del w:id="319" w:author="Author" w:date="2021-10-27T10:07:00Z">
        <w:r w:rsidR="00B14943">
          <w:delText>24 12:45:59</w:delText>
        </w:r>
      </w:del>
      <w:ins w:id="320" w:author="Author" w:date="2021-10-27T10:07:00Z">
        <w:r>
          <w:t>27 09:54:53</w:t>
        </w:r>
      </w:ins>
      <w:r>
        <w:t xml:space="preserve"> using the following computational environment and dependencies:</w:t>
      </w:r>
    </w:p>
    <w:p w14:paraId="08D9AA90" w14:textId="3119AB7D" w:rsidR="006E378F" w:rsidRDefault="00822DFF">
      <w:pPr>
        <w:pStyle w:val="SourceCode"/>
      </w:pPr>
      <w:r>
        <w:rPr>
          <w:rStyle w:val="VerbatimChar"/>
        </w:rPr>
        <w:t>#&gt; ─ Se</w:t>
      </w:r>
      <w:r>
        <w:rPr>
          <w:rStyle w:val="VerbatimChar"/>
        </w:rPr>
        <w:t>ssion info ───────────────────────────────────────────────────────────────</w:t>
      </w:r>
      <w:r>
        <w:br/>
      </w:r>
      <w:r>
        <w:rPr>
          <w:rStyle w:val="VerbatimChar"/>
        </w:rPr>
        <w:t xml:space="preserve">#&gt;  setting  value                       </w:t>
      </w:r>
      <w:r>
        <w:br/>
      </w:r>
      <w:r>
        <w:rPr>
          <w:rStyle w:val="VerbatimChar"/>
        </w:rPr>
        <w:t>#&gt;  version  R version 4.0.4 (2021-02-15)</w:t>
      </w:r>
      <w:r>
        <w:br/>
      </w:r>
      <w:r>
        <w:rPr>
          <w:rStyle w:val="VerbatimChar"/>
        </w:rPr>
        <w:t xml:space="preserve">#&gt;  </w:t>
      </w:r>
      <w:proofErr w:type="spellStart"/>
      <w:r>
        <w:rPr>
          <w:rStyle w:val="VerbatimChar"/>
        </w:rPr>
        <w:t>os</w:t>
      </w:r>
      <w:proofErr w:type="spellEnd"/>
      <w:r>
        <w:rPr>
          <w:rStyle w:val="VerbatimChar"/>
        </w:rPr>
        <w:t xml:space="preserve">       macOS Big Sur 10.16         </w:t>
      </w:r>
      <w:r>
        <w:br/>
      </w:r>
      <w:r>
        <w:rPr>
          <w:rStyle w:val="VerbatimChar"/>
        </w:rPr>
        <w:t xml:space="preserve">#&gt;  system   x86_64, darwin17.0          </w:t>
      </w:r>
      <w:r>
        <w:br/>
      </w:r>
      <w:r>
        <w:rPr>
          <w:rStyle w:val="VerbatimChar"/>
        </w:rPr>
        <w:t xml:space="preserve">#&gt;  </w:t>
      </w:r>
      <w:proofErr w:type="spellStart"/>
      <w:r>
        <w:rPr>
          <w:rStyle w:val="VerbatimChar"/>
        </w:rPr>
        <w:t>ui</w:t>
      </w:r>
      <w:proofErr w:type="spellEnd"/>
      <w:r>
        <w:rPr>
          <w:rStyle w:val="VerbatimChar"/>
        </w:rPr>
        <w:t xml:space="preserve">       </w:t>
      </w:r>
      <w:r>
        <w:rPr>
          <w:rStyle w:val="VerbatimChar"/>
        </w:rPr>
        <w:t xml:space="preserve">X11                         </w:t>
      </w:r>
      <w:r>
        <w:br/>
      </w:r>
      <w:r>
        <w:rPr>
          <w:rStyle w:val="VerbatimChar"/>
        </w:rPr>
        <w:t xml:space="preserve">#&gt;  language (EN)                        </w:t>
      </w:r>
      <w:r>
        <w:br/>
      </w:r>
      <w:r>
        <w:rPr>
          <w:rStyle w:val="VerbatimChar"/>
        </w:rPr>
        <w:t xml:space="preserve">#&gt;  collate  en_US.UTF-8                 </w:t>
      </w:r>
      <w:r>
        <w:br/>
      </w:r>
      <w:r>
        <w:rPr>
          <w:rStyle w:val="VerbatimChar"/>
        </w:rPr>
        <w:t xml:space="preserve">#&gt;  </w:t>
      </w:r>
      <w:proofErr w:type="spellStart"/>
      <w:r>
        <w:rPr>
          <w:rStyle w:val="VerbatimChar"/>
        </w:rPr>
        <w:t>ctype</w:t>
      </w:r>
      <w:proofErr w:type="spellEnd"/>
      <w:r>
        <w:rPr>
          <w:rStyle w:val="VerbatimChar"/>
        </w:rPr>
        <w:t xml:space="preserve">    en_US.UTF-8                 </w:t>
      </w:r>
      <w:r>
        <w:br/>
      </w:r>
      <w:r>
        <w:rPr>
          <w:rStyle w:val="VerbatimChar"/>
        </w:rPr>
        <w:t xml:space="preserve">#&gt;  </w:t>
      </w:r>
      <w:proofErr w:type="spellStart"/>
      <w:r>
        <w:rPr>
          <w:rStyle w:val="VerbatimChar"/>
        </w:rPr>
        <w:t>tz</w:t>
      </w:r>
      <w:proofErr w:type="spellEnd"/>
      <w:r>
        <w:rPr>
          <w:rStyle w:val="VerbatimChar"/>
        </w:rPr>
        <w:t xml:space="preserve">       America/</w:t>
      </w:r>
      <w:proofErr w:type="spellStart"/>
      <w:r>
        <w:rPr>
          <w:rStyle w:val="VerbatimChar"/>
        </w:rPr>
        <w:t>Los_Angeles</w:t>
      </w:r>
      <w:proofErr w:type="spellEnd"/>
      <w:r>
        <w:rPr>
          <w:rStyle w:val="VerbatimChar"/>
        </w:rPr>
        <w:t xml:space="preserve">         </w:t>
      </w:r>
      <w:r>
        <w:br/>
      </w:r>
      <w:r>
        <w:rPr>
          <w:rStyle w:val="VerbatimChar"/>
        </w:rPr>
        <w:t>#&gt;  date     2021-10-</w:t>
      </w:r>
      <w:del w:id="321" w:author="Author" w:date="2021-10-27T10:07:00Z">
        <w:r w:rsidR="00B14943">
          <w:rPr>
            <w:rStyle w:val="VerbatimChar"/>
          </w:rPr>
          <w:delText>24</w:delText>
        </w:r>
      </w:del>
      <w:ins w:id="322" w:author="Author" w:date="2021-10-27T10:07:00Z">
        <w:r>
          <w:rPr>
            <w:rStyle w:val="VerbatimChar"/>
          </w:rPr>
          <w:t>27</w:t>
        </w:r>
      </w:ins>
      <w:r>
        <w:rPr>
          <w:rStyle w:val="VerbatimChar"/>
        </w:rPr>
        <w:t xml:space="preserve">                  </w:t>
      </w:r>
      <w:r>
        <w:br/>
      </w:r>
      <w:r>
        <w:rPr>
          <w:rStyle w:val="VerbatimChar"/>
        </w:rPr>
        <w:t xml:space="preserve">#&gt; </w:t>
      </w:r>
      <w:r>
        <w:br/>
      </w:r>
      <w:r>
        <w:rPr>
          <w:rStyle w:val="VerbatimChar"/>
        </w:rPr>
        <w:t>#&gt; ─ Packages</w:t>
      </w:r>
      <w:r>
        <w:rPr>
          <w:rStyle w:val="VerbatimChar"/>
        </w:rPr>
        <w:t xml:space="preserve"> ───────────────────────────────────────────────────────────────────</w:t>
      </w:r>
      <w:r>
        <w:br/>
      </w:r>
      <w:r>
        <w:rPr>
          <w:rStyle w:val="VerbatimChar"/>
        </w:rPr>
        <w:t xml:space="preserve">#&gt;  package     * version    date       lib source        </w:t>
      </w:r>
      <w:r>
        <w:br/>
      </w:r>
      <w:r>
        <w:rPr>
          <w:rStyle w:val="VerbatimChar"/>
        </w:rPr>
        <w:t xml:space="preserve">#&gt;  </w:t>
      </w:r>
      <w:proofErr w:type="spellStart"/>
      <w:r>
        <w:rPr>
          <w:rStyle w:val="VerbatimChar"/>
        </w:rPr>
        <w:t>assertthat</w:t>
      </w:r>
      <w:proofErr w:type="spellEnd"/>
      <w:r>
        <w:rPr>
          <w:rStyle w:val="VerbatimChar"/>
        </w:rPr>
        <w:t xml:space="preserve">    0.2.1      2019-03-21 [2] CRAN (R 4.0.2)</w:t>
      </w:r>
      <w:r>
        <w:br/>
      </w:r>
      <w:r>
        <w:rPr>
          <w:rStyle w:val="VerbatimChar"/>
        </w:rPr>
        <w:t>#&gt;  backports     1.2.1      2020-12-09 [2] CRAN (R 4.0.2)</w:t>
      </w:r>
      <w:r>
        <w:br/>
      </w:r>
      <w:r>
        <w:rPr>
          <w:rStyle w:val="VerbatimChar"/>
        </w:rPr>
        <w:t xml:space="preserve">#&gt;  </w:t>
      </w:r>
      <w:proofErr w:type="spellStart"/>
      <w:r>
        <w:rPr>
          <w:rStyle w:val="VerbatimChar"/>
        </w:rPr>
        <w:t>bookdo</w:t>
      </w:r>
      <w:r>
        <w:rPr>
          <w:rStyle w:val="VerbatimChar"/>
        </w:rPr>
        <w:t>wn</w:t>
      </w:r>
      <w:proofErr w:type="spellEnd"/>
      <w:r>
        <w:rPr>
          <w:rStyle w:val="VerbatimChar"/>
        </w:rPr>
        <w:t xml:space="preserve">      0.22       2021-04-22 [2] CRAN (R 4.0.2)</w:t>
      </w:r>
      <w:r>
        <w:br/>
      </w:r>
      <w:r>
        <w:rPr>
          <w:rStyle w:val="VerbatimChar"/>
        </w:rPr>
        <w:t>#&gt;  broom         0.7.6      2021-04-05 [2] CRAN (R 4.0.2)</w:t>
      </w:r>
      <w:r>
        <w:br/>
      </w:r>
      <w:r>
        <w:rPr>
          <w:rStyle w:val="VerbatimChar"/>
        </w:rPr>
        <w:t xml:space="preserve">#&gt;  </w:t>
      </w:r>
      <w:proofErr w:type="spellStart"/>
      <w:r>
        <w:rPr>
          <w:rStyle w:val="VerbatimChar"/>
        </w:rPr>
        <w:t>cachem</w:t>
      </w:r>
      <w:proofErr w:type="spellEnd"/>
      <w:r>
        <w:rPr>
          <w:rStyle w:val="VerbatimChar"/>
        </w:rPr>
        <w:t xml:space="preserve">        1.0.6      2021-08-19 [1] CRAN (R 4.0.4)</w:t>
      </w:r>
      <w:r>
        <w:br/>
      </w:r>
      <w:r>
        <w:rPr>
          <w:rStyle w:val="VerbatimChar"/>
        </w:rPr>
        <w:t xml:space="preserve">#&gt;  </w:t>
      </w:r>
      <w:proofErr w:type="spellStart"/>
      <w:r>
        <w:rPr>
          <w:rStyle w:val="VerbatimChar"/>
        </w:rPr>
        <w:t>callr</w:t>
      </w:r>
      <w:proofErr w:type="spellEnd"/>
      <w:r>
        <w:rPr>
          <w:rStyle w:val="VerbatimChar"/>
        </w:rPr>
        <w:t xml:space="preserve">         3.7.0      2021-04-20 [2] CRAN (R 4.0.2)</w:t>
      </w:r>
      <w:r>
        <w:br/>
      </w:r>
      <w:r>
        <w:rPr>
          <w:rStyle w:val="VerbatimChar"/>
        </w:rPr>
        <w:t xml:space="preserve">#&gt;  </w:t>
      </w:r>
      <w:proofErr w:type="spellStart"/>
      <w:r>
        <w:rPr>
          <w:rStyle w:val="VerbatimChar"/>
        </w:rPr>
        <w:t>cellranger</w:t>
      </w:r>
      <w:proofErr w:type="spellEnd"/>
      <w:r>
        <w:rPr>
          <w:rStyle w:val="VerbatimChar"/>
        </w:rPr>
        <w:t xml:space="preserve">    1.1.0      2016-07-27 [2] CRAN (R 4.0.2)</w:t>
      </w:r>
      <w:r>
        <w:br/>
      </w:r>
      <w:r>
        <w:rPr>
          <w:rStyle w:val="VerbatimChar"/>
        </w:rPr>
        <w:t xml:space="preserve">#&gt;  </w:t>
      </w:r>
      <w:proofErr w:type="spellStart"/>
      <w:r>
        <w:rPr>
          <w:rStyle w:val="VerbatimChar"/>
        </w:rPr>
        <w:t>cetaceanbcg</w:t>
      </w:r>
      <w:proofErr w:type="spellEnd"/>
      <w:r>
        <w:rPr>
          <w:rStyle w:val="VerbatimChar"/>
        </w:rPr>
        <w:t xml:space="preserve"> * 0.0.0.9000 2021-10-</w:t>
      </w:r>
      <w:del w:id="323" w:author="Author" w:date="2021-10-27T10:07:00Z">
        <w:r w:rsidR="00B14943">
          <w:rPr>
            <w:rStyle w:val="VerbatimChar"/>
          </w:rPr>
          <w:delText>22</w:delText>
        </w:r>
      </w:del>
      <w:ins w:id="324" w:author="Author" w:date="2021-10-27T10:07:00Z">
        <w:r>
          <w:rPr>
            <w:rStyle w:val="VerbatimChar"/>
          </w:rPr>
          <w:t>25</w:t>
        </w:r>
      </w:ins>
      <w:r>
        <w:rPr>
          <w:rStyle w:val="VerbatimChar"/>
        </w:rPr>
        <w:t xml:space="preserve"> [1] local         </w:t>
      </w:r>
      <w:r>
        <w:br/>
      </w:r>
      <w:r>
        <w:rPr>
          <w:rStyle w:val="VerbatimChar"/>
        </w:rPr>
        <w:t>#&gt;  cli           3.0.1      2021-07-17 [1] CRAN (R 4.0.2)</w:t>
      </w:r>
      <w:r>
        <w:br/>
      </w:r>
      <w:r>
        <w:rPr>
          <w:rStyle w:val="VerbatimChar"/>
        </w:rPr>
        <w:t xml:space="preserve">#&gt;  </w:t>
      </w:r>
      <w:proofErr w:type="spellStart"/>
      <w:ins w:id="325" w:author="Author" w:date="2021-10-27T10:07:00Z">
        <w:r>
          <w:rPr>
            <w:rStyle w:val="VerbatimChar"/>
          </w:rPr>
          <w:t>codetools</w:t>
        </w:r>
        <w:proofErr w:type="spellEnd"/>
        <w:r>
          <w:rPr>
            <w:rStyle w:val="VerbatimChar"/>
          </w:rPr>
          <w:t xml:space="preserve">     0.</w:t>
        </w:r>
        <w:r>
          <w:rPr>
            <w:rStyle w:val="VerbatimChar"/>
          </w:rPr>
          <w:t>2-18     2020-11-04 [2] CRAN (R 4.0.4)</w:t>
        </w:r>
        <w:r>
          <w:br/>
        </w:r>
        <w:r>
          <w:rPr>
            <w:rStyle w:val="VerbatimChar"/>
          </w:rPr>
          <w:t xml:space="preserve">#&gt;  </w:t>
        </w:r>
      </w:ins>
      <w:proofErr w:type="spellStart"/>
      <w:r>
        <w:rPr>
          <w:rStyle w:val="VerbatimChar"/>
        </w:rPr>
        <w:t>colorspace</w:t>
      </w:r>
      <w:proofErr w:type="spellEnd"/>
      <w:r>
        <w:rPr>
          <w:rStyle w:val="VerbatimChar"/>
        </w:rPr>
        <w:t xml:space="preserve">    2.0-2      2021-06-24 [1</w:t>
      </w:r>
      <w:ins w:id="326" w:author="Author" w:date="2021-10-27T10:07:00Z">
        <w:r>
          <w:rPr>
            <w:rStyle w:val="VerbatimChar"/>
          </w:rPr>
          <w:t>] CRAN (R 4.0.2)</w:t>
        </w:r>
        <w:r>
          <w:br/>
        </w:r>
        <w:r>
          <w:rPr>
            <w:rStyle w:val="VerbatimChar"/>
          </w:rPr>
          <w:t xml:space="preserve">#&gt;  </w:t>
        </w:r>
        <w:proofErr w:type="spellStart"/>
        <w:r>
          <w:rPr>
            <w:rStyle w:val="VerbatimChar"/>
          </w:rPr>
          <w:t>cowplot</w:t>
        </w:r>
        <w:proofErr w:type="spellEnd"/>
        <w:r>
          <w:rPr>
            <w:rStyle w:val="VerbatimChar"/>
          </w:rPr>
          <w:t xml:space="preserve">       1.1.1      2020-12-30 [2</w:t>
        </w:r>
      </w:ins>
      <w:r>
        <w:rPr>
          <w:rStyle w:val="VerbatimChar"/>
        </w:rPr>
        <w:t>] CRAN (R 4.0.2)</w:t>
      </w:r>
      <w:r>
        <w:br/>
      </w:r>
      <w:r>
        <w:rPr>
          <w:rStyle w:val="VerbatimChar"/>
        </w:rPr>
        <w:t>#&gt;  crayon        1.4.1      2021-02-08 [2] CRAN (R 4.0.2)</w:t>
      </w:r>
      <w:r>
        <w:br/>
      </w:r>
      <w:r>
        <w:rPr>
          <w:rStyle w:val="VerbatimChar"/>
        </w:rPr>
        <w:t xml:space="preserve">#&gt;  DBI           1.1.1      2021-01-15 </w:t>
      </w:r>
      <w:r>
        <w:rPr>
          <w:rStyle w:val="VerbatimChar"/>
        </w:rPr>
        <w:t>[2] CRAN (R 4.0.2)</w:t>
      </w:r>
      <w:r>
        <w:br/>
      </w:r>
      <w:r>
        <w:rPr>
          <w:rStyle w:val="VerbatimChar"/>
        </w:rPr>
        <w:t xml:space="preserve">#&gt;  </w:t>
      </w:r>
      <w:proofErr w:type="spellStart"/>
      <w:r>
        <w:rPr>
          <w:rStyle w:val="VerbatimChar"/>
        </w:rPr>
        <w:t>dbplyr</w:t>
      </w:r>
      <w:proofErr w:type="spellEnd"/>
      <w:r>
        <w:rPr>
          <w:rStyle w:val="VerbatimChar"/>
        </w:rPr>
        <w:t xml:space="preserve">        2.1.1      2021-04-06 [2] CRAN (R 4.0.2)</w:t>
      </w:r>
      <w:r>
        <w:br/>
      </w:r>
      <w:r>
        <w:rPr>
          <w:rStyle w:val="VerbatimChar"/>
        </w:rPr>
        <w:t>#&gt;  desc          1.4.0      2021-09-28 [1] CRAN (R 4.0.4)</w:t>
      </w:r>
      <w:r>
        <w:br/>
      </w:r>
      <w:r>
        <w:rPr>
          <w:rStyle w:val="VerbatimChar"/>
        </w:rPr>
        <w:t xml:space="preserve">#&gt;  </w:t>
      </w:r>
      <w:proofErr w:type="spellStart"/>
      <w:r>
        <w:rPr>
          <w:rStyle w:val="VerbatimChar"/>
        </w:rPr>
        <w:t>devtools</w:t>
      </w:r>
      <w:proofErr w:type="spellEnd"/>
      <w:r>
        <w:rPr>
          <w:rStyle w:val="VerbatimChar"/>
        </w:rPr>
        <w:t xml:space="preserve">      2.4.1      2021-05-05 [2] CRAN (R 4.0.2)</w:t>
      </w:r>
      <w:r>
        <w:br/>
      </w:r>
      <w:r>
        <w:rPr>
          <w:rStyle w:val="VerbatimChar"/>
        </w:rPr>
        <w:t>#&gt;  digest        0.6.28     2021-09-23 [1] CRAN (R 4.0.2)</w:t>
      </w:r>
      <w:r>
        <w:br/>
      </w:r>
      <w:r>
        <w:rPr>
          <w:rStyle w:val="VerbatimChar"/>
        </w:rPr>
        <w:t>#</w:t>
      </w:r>
      <w:r>
        <w:rPr>
          <w:rStyle w:val="VerbatimChar"/>
        </w:rPr>
        <w:t xml:space="preserve">&gt;  </w:t>
      </w:r>
      <w:proofErr w:type="spellStart"/>
      <w:r>
        <w:rPr>
          <w:rStyle w:val="VerbatimChar"/>
        </w:rPr>
        <w:t>dplyr</w:t>
      </w:r>
      <w:proofErr w:type="spellEnd"/>
      <w:r>
        <w:rPr>
          <w:rStyle w:val="VerbatimChar"/>
        </w:rPr>
        <w:t xml:space="preserve">       * 1.0.7      2021-06-18 [1] CRAN (R 4.0.2)</w:t>
      </w:r>
      <w:r>
        <w:br/>
      </w:r>
      <w:r>
        <w:rPr>
          <w:rStyle w:val="VerbatimChar"/>
        </w:rPr>
        <w:t>#&gt;  ellipsis      0.3.2      2021-04-29 [2] CRAN (R 4.0.2)</w:t>
      </w:r>
      <w:r>
        <w:br/>
      </w:r>
      <w:r>
        <w:rPr>
          <w:rStyle w:val="VerbatimChar"/>
        </w:rPr>
        <w:t>#&gt;  evaluate      0.14       2019-05-28 [2] CRAN (R 4.0.1)</w:t>
      </w:r>
      <w:r>
        <w:br/>
      </w:r>
      <w:r>
        <w:rPr>
          <w:rStyle w:val="VerbatimChar"/>
        </w:rPr>
        <w:t xml:space="preserve">#&gt;  </w:t>
      </w:r>
      <w:proofErr w:type="spellStart"/>
      <w:r>
        <w:rPr>
          <w:rStyle w:val="VerbatimChar"/>
        </w:rPr>
        <w:t>fansi</w:t>
      </w:r>
      <w:proofErr w:type="spellEnd"/>
      <w:r>
        <w:rPr>
          <w:rStyle w:val="VerbatimChar"/>
        </w:rPr>
        <w:t xml:space="preserve">         0.5.0      2021-05-25 [2] CRAN (R 4.0.4)</w:t>
      </w:r>
      <w:r>
        <w:br/>
      </w:r>
      <w:r>
        <w:rPr>
          <w:rStyle w:val="VerbatimChar"/>
        </w:rPr>
        <w:t xml:space="preserve">#&gt;  </w:t>
      </w:r>
      <w:proofErr w:type="spellStart"/>
      <w:ins w:id="327" w:author="Author" w:date="2021-10-27T10:07:00Z">
        <w:r>
          <w:rPr>
            <w:rStyle w:val="VerbatimChar"/>
          </w:rPr>
          <w:t>farver</w:t>
        </w:r>
        <w:proofErr w:type="spellEnd"/>
        <w:r>
          <w:rPr>
            <w:rStyle w:val="VerbatimChar"/>
          </w:rPr>
          <w:t xml:space="preserve">        2.1</w:t>
        </w:r>
        <w:r>
          <w:rPr>
            <w:rStyle w:val="VerbatimChar"/>
          </w:rPr>
          <w:t>.0      2021-02-28 [2] CRAN (R 4.0.2)</w:t>
        </w:r>
        <w:r>
          <w:br/>
        </w:r>
        <w:r>
          <w:rPr>
            <w:rStyle w:val="VerbatimChar"/>
          </w:rPr>
          <w:t xml:space="preserve">#&gt;  </w:t>
        </w:r>
      </w:ins>
      <w:proofErr w:type="spellStart"/>
      <w:r>
        <w:rPr>
          <w:rStyle w:val="VerbatimChar"/>
        </w:rPr>
        <w:t>fastmap</w:t>
      </w:r>
      <w:proofErr w:type="spellEnd"/>
      <w:r>
        <w:rPr>
          <w:rStyle w:val="VerbatimChar"/>
        </w:rPr>
        <w:t xml:space="preserve">       1.1.0      2021-01-25 [2] CRAN (R 4.0.2)</w:t>
      </w:r>
      <w:r>
        <w:br/>
      </w:r>
      <w:r>
        <w:rPr>
          <w:rStyle w:val="VerbatimChar"/>
        </w:rPr>
        <w:t xml:space="preserve">#&gt;  </w:t>
      </w:r>
      <w:proofErr w:type="spellStart"/>
      <w:r>
        <w:rPr>
          <w:rStyle w:val="VerbatimChar"/>
        </w:rPr>
        <w:t>forcats</w:t>
      </w:r>
      <w:proofErr w:type="spellEnd"/>
      <w:r>
        <w:rPr>
          <w:rStyle w:val="VerbatimChar"/>
        </w:rPr>
        <w:t xml:space="preserve">     * 0.5.1      2021-01-27 [2] CRAN (R 4.0.2)</w:t>
      </w:r>
      <w:r>
        <w:br/>
      </w:r>
      <w:r>
        <w:rPr>
          <w:rStyle w:val="VerbatimChar"/>
        </w:rPr>
        <w:t>#&gt;  fs            1.5.0      2020-07-31 [2] CRAN (R 4.0.2)</w:t>
      </w:r>
      <w:r>
        <w:br/>
      </w:r>
      <w:r>
        <w:rPr>
          <w:rStyle w:val="VerbatimChar"/>
        </w:rPr>
        <w:t>#&gt;  generics      0.1.0      2020-10-31 [</w:t>
      </w:r>
      <w:r>
        <w:rPr>
          <w:rStyle w:val="VerbatimChar"/>
        </w:rPr>
        <w:t>2] CRAN (R 4.0.2)</w:t>
      </w:r>
      <w:r>
        <w:br/>
      </w:r>
      <w:r>
        <w:rPr>
          <w:rStyle w:val="VerbatimChar"/>
        </w:rPr>
        <w:t>#&gt;  ggplot2     * 3.3.5      2021-06-25 [1] CRAN (R 4.0.2)</w:t>
      </w:r>
      <w:r>
        <w:br/>
      </w:r>
      <w:r>
        <w:rPr>
          <w:rStyle w:val="VerbatimChar"/>
        </w:rPr>
        <w:t>#&gt;  glue          1.4.2      2020-08-27 [2] CRAN (R 4.0.2)</w:t>
      </w:r>
      <w:r>
        <w:br/>
      </w:r>
      <w:r>
        <w:rPr>
          <w:rStyle w:val="VerbatimChar"/>
        </w:rPr>
        <w:lastRenderedPageBreak/>
        <w:t xml:space="preserve">#&gt;  </w:t>
      </w:r>
      <w:proofErr w:type="spellStart"/>
      <w:r>
        <w:rPr>
          <w:rStyle w:val="VerbatimChar"/>
        </w:rPr>
        <w:t>gtable</w:t>
      </w:r>
      <w:proofErr w:type="spellEnd"/>
      <w:r>
        <w:rPr>
          <w:rStyle w:val="VerbatimChar"/>
        </w:rPr>
        <w:t xml:space="preserve">        0.3.0      2019-03-25 [2] CRAN (R 4.0.2)</w:t>
      </w:r>
      <w:r>
        <w:br/>
      </w:r>
      <w:r>
        <w:rPr>
          <w:rStyle w:val="VerbatimChar"/>
        </w:rPr>
        <w:t>#&gt;  haven         2.4.1      2021-04-23 [2] CRAN (R 4.0.2)</w:t>
      </w:r>
      <w:r>
        <w:br/>
      </w:r>
      <w:r>
        <w:rPr>
          <w:rStyle w:val="VerbatimChar"/>
        </w:rPr>
        <w:t>#&gt;</w:t>
      </w:r>
      <w:r>
        <w:rPr>
          <w:rStyle w:val="VerbatimChar"/>
        </w:rPr>
        <w:t xml:space="preserve">  </w:t>
      </w:r>
      <w:proofErr w:type="spellStart"/>
      <w:ins w:id="328" w:author="Author" w:date="2021-10-27T10:07:00Z">
        <w:r>
          <w:rPr>
            <w:rStyle w:val="VerbatimChar"/>
          </w:rPr>
          <w:t>highr</w:t>
        </w:r>
        <w:proofErr w:type="spellEnd"/>
        <w:r>
          <w:rPr>
            <w:rStyle w:val="VerbatimChar"/>
          </w:rPr>
          <w:t xml:space="preserve">         0.9        2021-04-16 [2] CRAN (R 4.0.2)</w:t>
        </w:r>
        <w:r>
          <w:br/>
        </w:r>
        <w:r>
          <w:rPr>
            <w:rStyle w:val="VerbatimChar"/>
          </w:rPr>
          <w:t xml:space="preserve">#&gt;  </w:t>
        </w:r>
      </w:ins>
      <w:proofErr w:type="spellStart"/>
      <w:r>
        <w:rPr>
          <w:rStyle w:val="VerbatimChar"/>
        </w:rPr>
        <w:t>hms</w:t>
      </w:r>
      <w:proofErr w:type="spellEnd"/>
      <w:r>
        <w:rPr>
          <w:rStyle w:val="VerbatimChar"/>
        </w:rPr>
        <w:t xml:space="preserve">           1.1.0      2021-05-17 [2] CRAN (R 4.0.4)</w:t>
      </w:r>
      <w:r>
        <w:br/>
      </w:r>
      <w:r>
        <w:rPr>
          <w:rStyle w:val="VerbatimChar"/>
        </w:rPr>
        <w:t xml:space="preserve">#&gt;  </w:t>
      </w:r>
      <w:proofErr w:type="spellStart"/>
      <w:r>
        <w:rPr>
          <w:rStyle w:val="VerbatimChar"/>
        </w:rPr>
        <w:t>htmltools</w:t>
      </w:r>
      <w:proofErr w:type="spellEnd"/>
      <w:r>
        <w:rPr>
          <w:rStyle w:val="VerbatimChar"/>
        </w:rPr>
        <w:t xml:space="preserve">     0.5.2      2021-08-25 [1] CRAN (R 4.0.4)</w:t>
      </w:r>
      <w:r>
        <w:br/>
      </w:r>
      <w:r>
        <w:rPr>
          <w:rStyle w:val="VerbatimChar"/>
        </w:rPr>
        <w:t xml:space="preserve">#&gt;  </w:t>
      </w:r>
      <w:proofErr w:type="spellStart"/>
      <w:r>
        <w:rPr>
          <w:rStyle w:val="VerbatimChar"/>
        </w:rPr>
        <w:t>httr</w:t>
      </w:r>
      <w:proofErr w:type="spellEnd"/>
      <w:r>
        <w:rPr>
          <w:rStyle w:val="VerbatimChar"/>
        </w:rPr>
        <w:t xml:space="preserve">          1.4.2      2020-07-20 [2] CRAN (R 4.0.2)</w:t>
      </w:r>
      <w:r>
        <w:br/>
      </w:r>
      <w:r>
        <w:rPr>
          <w:rStyle w:val="VerbatimChar"/>
        </w:rPr>
        <w:t xml:space="preserve">#&gt;  </w:t>
      </w:r>
      <w:proofErr w:type="spellStart"/>
      <w:r>
        <w:rPr>
          <w:rStyle w:val="VerbatimChar"/>
        </w:rPr>
        <w:t>jsonlite</w:t>
      </w:r>
      <w:proofErr w:type="spellEnd"/>
      <w:r>
        <w:rPr>
          <w:rStyle w:val="VerbatimChar"/>
        </w:rPr>
        <w:t xml:space="preserve">      1.7.</w:t>
      </w:r>
      <w:r>
        <w:rPr>
          <w:rStyle w:val="VerbatimChar"/>
        </w:rPr>
        <w:t>2      2020-12-09 [2] CRAN (R 4.0.2)</w:t>
      </w:r>
      <w:r>
        <w:br/>
      </w:r>
      <w:r>
        <w:rPr>
          <w:rStyle w:val="VerbatimChar"/>
        </w:rPr>
        <w:t xml:space="preserve">#&gt;  </w:t>
      </w:r>
      <w:proofErr w:type="spellStart"/>
      <w:r>
        <w:rPr>
          <w:rStyle w:val="VerbatimChar"/>
        </w:rPr>
        <w:t>knitr</w:t>
      </w:r>
      <w:proofErr w:type="spellEnd"/>
      <w:r>
        <w:rPr>
          <w:rStyle w:val="VerbatimChar"/>
        </w:rPr>
        <w:t xml:space="preserve">         1.36       2021-09-29 [1] CRAN (R 4.0.4)</w:t>
      </w:r>
      <w:r>
        <w:br/>
      </w:r>
      <w:r>
        <w:rPr>
          <w:rStyle w:val="VerbatimChar"/>
        </w:rPr>
        <w:t xml:space="preserve">#&gt;  </w:t>
      </w:r>
      <w:ins w:id="329" w:author="Author" w:date="2021-10-27T10:07:00Z">
        <w:r>
          <w:rPr>
            <w:rStyle w:val="VerbatimChar"/>
          </w:rPr>
          <w:t>labeling      0.4.2      2020-10-20 [2] CRAN (R 4.0.2)</w:t>
        </w:r>
        <w:r>
          <w:br/>
        </w:r>
        <w:r>
          <w:rPr>
            <w:rStyle w:val="VerbatimChar"/>
          </w:rPr>
          <w:t xml:space="preserve">#&gt;  </w:t>
        </w:r>
      </w:ins>
      <w:r>
        <w:rPr>
          <w:rStyle w:val="VerbatimChar"/>
        </w:rPr>
        <w:t>lifecycle     1.0.1      2021-09-24 [1] CRAN (R 4.0.2)</w:t>
      </w:r>
      <w:r>
        <w:br/>
      </w:r>
      <w:r>
        <w:rPr>
          <w:rStyle w:val="VerbatimChar"/>
        </w:rPr>
        <w:t>#&gt;  lubridate     1.7.10     2021-02-26 [1</w:t>
      </w:r>
      <w:r>
        <w:rPr>
          <w:rStyle w:val="VerbatimChar"/>
        </w:rPr>
        <w:t>] CRAN (R 4.0.2)</w:t>
      </w:r>
      <w:r>
        <w:br/>
      </w:r>
      <w:r>
        <w:rPr>
          <w:rStyle w:val="VerbatimChar"/>
        </w:rPr>
        <w:t>#&gt;  magrittr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 xml:space="preserve">#&gt; </w:t>
      </w:r>
      <w:r>
        <w:rPr>
          <w:rStyle w:val="VerbatimChar"/>
        </w:rPr>
        <w:t xml:space="preserve"> pillar        1.6.4      2021-10-18 [1] CRAN (R 4.0.2)</w:t>
      </w:r>
      <w:r>
        <w:br/>
      </w:r>
      <w:r>
        <w:rPr>
          <w:rStyle w:val="VerbatimChar"/>
        </w:rPr>
        <w:t>#&gt;  pkgbuild      1.2.0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1.1.1</w:t>
      </w:r>
      <w:r>
        <w:rPr>
          <w:rStyle w:val="VerbatimChar"/>
        </w:rPr>
        <w:t xml:space="preserve">      2020-01-24 [2] CRAN (R 4.0.2)</w:t>
      </w:r>
      <w:r>
        <w:br/>
      </w:r>
      <w:r>
        <w:rPr>
          <w:rStyle w:val="VerbatimChar"/>
        </w:rPr>
        <w:t>#&gt;  processx      3.5.2      2021-04-30 [2] CRAN (R 4.0.2)</w:t>
      </w:r>
      <w:r>
        <w:br/>
      </w:r>
      <w:r>
        <w:rPr>
          <w:rStyle w:val="VerbatimChar"/>
        </w:rPr>
        <w:t>#&gt;  ps            1.6.0      2021-02-28 [2] CRAN (R 4.0.2)</w:t>
      </w:r>
      <w:r>
        <w:br/>
      </w:r>
      <w:r>
        <w:rPr>
          <w:rStyle w:val="VerbatimChar"/>
        </w:rPr>
        <w:t>#&gt;  purrr       * 0.3.4      2020-04-17 [2] CRAN (R 4.0.2)</w:t>
      </w:r>
      <w:r>
        <w:br/>
      </w:r>
      <w:r>
        <w:rPr>
          <w:rStyle w:val="VerbatimChar"/>
        </w:rPr>
        <w:t>#&gt;  R6            2.5.1      2021-08-19 [1]</w:t>
      </w:r>
      <w:r>
        <w:rPr>
          <w:rStyle w:val="VerbatimChar"/>
        </w:rPr>
        <w:t xml:space="preserve"> CRAN (R 4.0.2)</w:t>
      </w:r>
      <w:r>
        <w:br/>
      </w:r>
      <w:r>
        <w:rPr>
          <w:rStyle w:val="VerbatimChar"/>
        </w:rPr>
        <w:t>#&gt;  Rcpp          1.0.7      2021-07-07 [2] CRAN (R 4.0.2)</w:t>
      </w:r>
      <w:r>
        <w:br/>
      </w:r>
      <w:r>
        <w:rPr>
          <w:rStyle w:val="VerbatimChar"/>
        </w:rPr>
        <w:t>#&gt;  readr       * 1.4.0      2020-10-05 [2] CRAN (R 4.0.2)</w:t>
      </w:r>
      <w:r>
        <w:br/>
      </w:r>
      <w:r>
        <w:rPr>
          <w:rStyle w:val="VerbatimChar"/>
        </w:rPr>
        <w:t>#&gt;  readxl        1.3.1      2019-03-13 [2] CRAN (R 4.0.2)</w:t>
      </w:r>
      <w:r>
        <w:br/>
      </w:r>
      <w:r>
        <w:rPr>
          <w:rStyle w:val="VerbatimChar"/>
        </w:rPr>
        <w:t>#&gt;  remotes       2.3.0      2021-04-01 [2] CRAN (R 4.0.2)</w:t>
      </w:r>
      <w:r>
        <w:br/>
      </w:r>
      <w:r>
        <w:rPr>
          <w:rStyle w:val="VerbatimChar"/>
        </w:rPr>
        <w:t>#&gt;  reprex        2.0.0      2021-04-02 [2] CRAN (R 4.0.2)</w:t>
      </w:r>
      <w:r>
        <w:br/>
      </w:r>
      <w:r>
        <w:rPr>
          <w:rStyle w:val="VerbatimChar"/>
        </w:rPr>
        <w:t>#&gt;  rlang         0.4.12     2021-10-18 [1] CRAN (R 4.0.2)</w:t>
      </w:r>
      <w:r>
        <w:br/>
      </w:r>
      <w:r>
        <w:rPr>
          <w:rStyle w:val="VerbatimChar"/>
        </w:rPr>
        <w:t>#&gt;  rmarkdown     2.8        2021-05-07 [2] CRAN (R 4.0.2)</w:t>
      </w:r>
      <w:r>
        <w:br/>
      </w:r>
      <w:r>
        <w:rPr>
          <w:rStyle w:val="VerbatimChar"/>
        </w:rPr>
        <w:t>#&gt;  rprojroot     2.</w:t>
      </w:r>
      <w:r>
        <w:rPr>
          <w:rStyle w:val="VerbatimChar"/>
        </w:rPr>
        <w:t>0.2      2020-11-15 [2] CRAN (R 4.0.2)</w:t>
      </w:r>
      <w:r>
        <w:br/>
      </w:r>
      <w:r>
        <w:rPr>
          <w:rStyle w:val="VerbatimChar"/>
        </w:rPr>
        <w:t>#&gt;  rstudioapi    0.13       2020-11-12 [2] CRAN (R 4.0.2)</w:t>
      </w:r>
      <w:r>
        <w:br/>
      </w:r>
      <w:r>
        <w:rPr>
          <w:rStyle w:val="VerbatimChar"/>
        </w:rPr>
        <w:t>#&gt;  rvest         1.0.0      2021-03-09 [2] CRAN (R 4.0.2)</w:t>
      </w:r>
      <w:r>
        <w:br/>
      </w:r>
      <w:r>
        <w:rPr>
          <w:rStyle w:val="VerbatimChar"/>
        </w:rPr>
        <w:t>#&gt;  scales        1.1.1      2020-05-11 [2] CRAN (R 4.0.2)</w:t>
      </w:r>
      <w:r>
        <w:br/>
      </w:r>
      <w:r>
        <w:rPr>
          <w:rStyle w:val="VerbatimChar"/>
        </w:rPr>
        <w:t xml:space="preserve">#&gt;  sessioninfo   1.1.1      2018-11-05 </w:t>
      </w:r>
      <w:r>
        <w:rPr>
          <w:rStyle w:val="VerbatimChar"/>
        </w:rPr>
        <w:t>[2] CRAN (R 4.0.2)</w:t>
      </w:r>
      <w:r>
        <w:br/>
      </w:r>
      <w:r>
        <w:rPr>
          <w:rStyle w:val="VerbatimChar"/>
        </w:rPr>
        <w:t>#&gt;  stringi       1.7.5      2021-10-04 [1] CRAN (R 4.0.4)</w:t>
      </w:r>
      <w:r>
        <w:br/>
      </w:r>
      <w:r>
        <w:rPr>
          <w:rStyle w:val="VerbatimChar"/>
        </w:rPr>
        <w:t>#&gt;  stringr     * 1.4.0      2019-02-10 [2] CRAN (R 4.0.2)</w:t>
      </w:r>
      <w:r>
        <w:br/>
      </w:r>
      <w:r>
        <w:rPr>
          <w:rStyle w:val="VerbatimChar"/>
        </w:rPr>
        <w:t>#&gt;  testthat      3.1.0      2021-10-04 [1] CRAN (R 4.0.4)</w:t>
      </w:r>
      <w:r>
        <w:br/>
      </w:r>
      <w:r>
        <w:rPr>
          <w:rStyle w:val="VerbatimChar"/>
        </w:rPr>
        <w:t>#&gt;  tibble      * 3.1.5      2021-09-30 [1] CRAN (R 4.0.2)</w:t>
      </w:r>
      <w:r>
        <w:br/>
      </w:r>
      <w:r>
        <w:rPr>
          <w:rStyle w:val="VerbatimChar"/>
        </w:rPr>
        <w:t>#</w:t>
      </w:r>
      <w:r>
        <w:rPr>
          <w:rStyle w:val="VerbatimChar"/>
        </w:rPr>
        <w:t>&gt;  tidyr       * 1.1.3      2021-03-03 [2] CRAN (R 4.0.2)</w:t>
      </w:r>
      <w:r>
        <w:br/>
      </w:r>
      <w:r>
        <w:rPr>
          <w:rStyle w:val="VerbatimChar"/>
        </w:rPr>
        <w:t>#&gt;  tidyselect    1.1.1      2021-04-30 [2] CRAN (R 4.0.2)</w:t>
      </w:r>
      <w:r>
        <w:br/>
      </w:r>
      <w:r>
        <w:rPr>
          <w:rStyle w:val="VerbatimChar"/>
        </w:rPr>
        <w:t>#&gt;  tidyverse   * 1.3.1      2021-04-15 [2] CRAN (R 4.0.2)</w:t>
      </w:r>
      <w:r>
        <w:br/>
      </w:r>
      <w:r>
        <w:rPr>
          <w:rStyle w:val="VerbatimChar"/>
        </w:rPr>
        <w:t>#&gt;  usethis       2.0.1      2021-02-10 [2] CRAN (R 4.0.2)</w:t>
      </w:r>
      <w:r>
        <w:br/>
      </w:r>
      <w:r>
        <w:rPr>
          <w:rStyle w:val="VerbatimChar"/>
        </w:rPr>
        <w:t>#&gt;  utf8          1.2</w:t>
      </w:r>
      <w:r>
        <w:rPr>
          <w:rStyle w:val="VerbatimChar"/>
        </w:rPr>
        <w:t>.2      2021-07-24 [1] CRAN (R 4.0.2)</w:t>
      </w:r>
      <w:r>
        <w:br/>
      </w:r>
      <w:r>
        <w:rPr>
          <w:rStyle w:val="VerbatimChar"/>
        </w:rPr>
        <w:t>#&gt;  vctrs         0.3.8      2021-04-29 [2] CRAN (R 4.0.2)</w:t>
      </w:r>
      <w:r>
        <w:br/>
      </w:r>
      <w:r>
        <w:rPr>
          <w:rStyle w:val="VerbatimChar"/>
        </w:rPr>
        <w:t>#&gt;  withr         2.4.2      2021-04-18 [2] CRAN (R 4.0.4)</w:t>
      </w:r>
      <w:r>
        <w:br/>
      </w:r>
      <w:r>
        <w:rPr>
          <w:rStyle w:val="VerbatimChar"/>
        </w:rPr>
        <w:t>#&gt;  xfun          0.27       2021-10-18 [1] CRAN (R 4.0.4)</w:t>
      </w:r>
      <w:r>
        <w:br/>
      </w:r>
      <w:r>
        <w:rPr>
          <w:rStyle w:val="VerbatimChar"/>
        </w:rPr>
        <w:t>#&gt;  xml2          1.3.2      2020-04-23 [</w:t>
      </w:r>
      <w:r>
        <w:rPr>
          <w:rStyle w:val="VerbatimChar"/>
        </w:rPr>
        <w:t>2] CRAN (R 4.0.2)</w:t>
      </w:r>
      <w:r>
        <w:br/>
      </w:r>
      <w:r>
        <w:rPr>
          <w:rStyle w:val="VerbatimChar"/>
        </w:rPr>
        <w:t>#&gt;  yaml          2.2.1      2020-02-01 [2] CRAN (R 4.0.2)</w:t>
      </w:r>
      <w:r>
        <w:br/>
      </w:r>
      <w:r>
        <w:rPr>
          <w:rStyle w:val="VerbatimChar"/>
        </w:rPr>
        <w:lastRenderedPageBreak/>
        <w:t xml:space="preserve">#&gt; </w:t>
      </w:r>
      <w:r>
        <w:br/>
      </w:r>
      <w:r>
        <w:rPr>
          <w:rStyle w:val="VerbatimChar"/>
        </w:rPr>
        <w:t>#&gt; [1] /Users/frank/Library/R/4.0/library</w:t>
      </w:r>
      <w:r>
        <w:br/>
      </w:r>
      <w:r>
        <w:rPr>
          <w:rStyle w:val="VerbatimChar"/>
        </w:rPr>
        <w:t>#&gt; [2] /Library/Frameworks/R.framework/Versions/4.0/Resources/library</w:t>
      </w:r>
    </w:p>
    <w:p w14:paraId="21711076" w14:textId="77777777" w:rsidR="006E378F" w:rsidRDefault="00822DFF">
      <w:pPr>
        <w:pStyle w:val="FirstParagraph"/>
      </w:pPr>
      <w:r>
        <w:t>The current Git commit details are:</w:t>
      </w:r>
    </w:p>
    <w:p w14:paraId="0991308C" w14:textId="3B222C47" w:rsidR="006E378F" w:rsidRDefault="00822DFF">
      <w:pPr>
        <w:pStyle w:val="SourceCode"/>
      </w:pPr>
      <w:r>
        <w:rPr>
          <w:rStyle w:val="VerbatimChar"/>
        </w:rPr>
        <w:t>#&gt; Local:    main /Users/fr</w:t>
      </w:r>
      <w:r>
        <w:rPr>
          <w:rStyle w:val="VerbatimChar"/>
        </w:rPr>
        <w:t>ank/Documents/GitHub/development/cetaceanbcg</w:t>
      </w:r>
      <w:r>
        <w:br/>
      </w:r>
      <w:r>
        <w:rPr>
          <w:rStyle w:val="VerbatimChar"/>
        </w:rPr>
        <w:t>#&gt; Remote:   main @ origin (https://github.com/FlukeAndFeather/cetaceanbcg.git)</w:t>
      </w:r>
      <w:r>
        <w:br/>
      </w:r>
      <w:r>
        <w:rPr>
          <w:rStyle w:val="VerbatimChar"/>
        </w:rPr>
        <w:t xml:space="preserve">#&gt; Head:  </w:t>
      </w:r>
      <w:proofErr w:type="gramStart"/>
      <w:r>
        <w:rPr>
          <w:rStyle w:val="VerbatimChar"/>
        </w:rPr>
        <w:t xml:space="preserve">   [</w:t>
      </w:r>
      <w:proofErr w:type="gramEnd"/>
      <w:del w:id="330" w:author="Author" w:date="2021-10-27T10:07:00Z">
        <w:r w:rsidR="00B14943">
          <w:rPr>
            <w:rStyle w:val="VerbatimChar"/>
          </w:rPr>
          <w:delText>ba640e1</w:delText>
        </w:r>
      </w:del>
      <w:ins w:id="331" w:author="Author" w:date="2021-10-27T10:07:00Z">
        <w:r>
          <w:rPr>
            <w:rStyle w:val="VerbatimChar"/>
          </w:rPr>
          <w:t>63c209c</w:t>
        </w:r>
      </w:ins>
      <w:r>
        <w:rPr>
          <w:rStyle w:val="VerbatimChar"/>
        </w:rPr>
        <w:t>] 2021-10-</w:t>
      </w:r>
      <w:del w:id="332" w:author="Author" w:date="2021-10-27T10:07:00Z">
        <w:r w:rsidR="00B14943">
          <w:rPr>
            <w:rStyle w:val="VerbatimChar"/>
          </w:rPr>
          <w:delText>22: Rearrange manuscript and include PSD</w:delText>
        </w:r>
      </w:del>
      <w:ins w:id="333" w:author="Author" w:date="2021-10-27T10:07:00Z">
        <w:r>
          <w:rPr>
            <w:rStyle w:val="VerbatimChar"/>
          </w:rPr>
          <w:t>24: Remove unused dependencies</w:t>
        </w:r>
      </w:ins>
      <w:bookmarkEnd w:id="270"/>
      <w:bookmarkEnd w:id="318"/>
    </w:p>
    <w:sectPr w:rsidR="006E378F"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ul" w:date="2021-10-25T14:33:00Z" w:initials="P">
    <w:p w14:paraId="7EF9ABE2" w14:textId="77777777" w:rsidR="00FF3910" w:rsidRPr="00FF3910" w:rsidRDefault="00FF3910" w:rsidP="00FF3910">
      <w:pPr>
        <w:pStyle w:val="CommentText"/>
      </w:pPr>
      <w:r>
        <w:rPr>
          <w:rStyle w:val="CommentReference"/>
        </w:rPr>
        <w:annotationRef/>
      </w:r>
      <w:r>
        <w:t xml:space="preserve">Most likely we will be adding </w:t>
      </w:r>
      <w:proofErr w:type="spellStart"/>
      <w:r>
        <w:t>Seaworld</w:t>
      </w:r>
      <w:proofErr w:type="spellEnd"/>
      <w:r>
        <w:t xml:space="preserve"> veterinarian: T.L. </w:t>
      </w:r>
      <w:proofErr w:type="gramStart"/>
      <w:r>
        <w:t xml:space="preserve">Schmitt,  </w:t>
      </w:r>
      <w:r w:rsidRPr="00FF3910">
        <w:t>Veterinary</w:t>
      </w:r>
      <w:proofErr w:type="gramEnd"/>
      <w:r w:rsidRPr="00FF3910">
        <w:t xml:space="preserve"> Services, SeaWorld of</w:t>
      </w:r>
    </w:p>
    <w:p w14:paraId="4B43F882" w14:textId="77777777" w:rsidR="00FF3910" w:rsidRDefault="00FF3910" w:rsidP="00FF3910">
      <w:pPr>
        <w:pStyle w:val="CommentText"/>
      </w:pPr>
      <w:r w:rsidRPr="00FF3910">
        <w:t xml:space="preserve">California, San Diego, CA </w:t>
      </w:r>
      <w:proofErr w:type="gramStart"/>
      <w:r w:rsidRPr="00FF3910">
        <w:t>92109</w:t>
      </w:r>
      <w:r>
        <w:t xml:space="preserve">  This</w:t>
      </w:r>
      <w:proofErr w:type="gramEnd"/>
      <w:r>
        <w:t xml:space="preserve"> is usually part of requirement of SeaWorld for access.  No need to send him paper yet, just when we are close to finished.  Also, before submission to journal, we </w:t>
      </w:r>
      <w:proofErr w:type="gramStart"/>
      <w:r>
        <w:t>have to</w:t>
      </w:r>
      <w:proofErr w:type="gramEnd"/>
      <w:r>
        <w:t xml:space="preserve"> let SeaWorld review final draft.  Should not be a problem.</w:t>
      </w:r>
    </w:p>
  </w:comment>
  <w:comment w:id="2" w:author="Max Frank Czapanskiy" w:date="2021-10-27T10:08:00Z" w:initials="MFC">
    <w:p w14:paraId="4179E603" w14:textId="77777777" w:rsidR="00CF3B5F" w:rsidRDefault="00CF3B5F" w:rsidP="00CF3B5F">
      <w:pPr>
        <w:pStyle w:val="CommentText"/>
      </w:pPr>
      <w:r>
        <w:rPr>
          <w:rStyle w:val="CommentReference"/>
        </w:rPr>
        <w:annotationRef/>
      </w:r>
      <w:r>
        <w:rPr>
          <w:rStyle w:val="CommentReference"/>
        </w:rPr>
        <w:annotationRef/>
      </w:r>
      <w:r>
        <w:rPr>
          <w:rStyle w:val="CommentReference"/>
        </w:rPr>
        <w:annotationRef/>
      </w:r>
      <w:r>
        <w:t>Added. Can update if necessary.</w:t>
      </w:r>
    </w:p>
    <w:p w14:paraId="01968175" w14:textId="7C79E6C4" w:rsidR="00CF3B5F" w:rsidRDefault="00CF3B5F">
      <w:pPr>
        <w:pStyle w:val="CommentText"/>
      </w:pPr>
    </w:p>
  </w:comment>
  <w:comment w:id="14" w:author="Max Frank Czapanskiy" w:date="2021-10-27T10:08:00Z" w:initials="MFC">
    <w:p w14:paraId="4F59D056" w14:textId="77777777" w:rsidR="00CF3B5F" w:rsidRDefault="00CF3B5F" w:rsidP="00CF3B5F">
      <w:pPr>
        <w:pStyle w:val="CommentText"/>
      </w:pPr>
      <w:r>
        <w:rPr>
          <w:rStyle w:val="CommentReference"/>
        </w:rPr>
        <w:annotationRef/>
      </w:r>
      <w:r>
        <w:rPr>
          <w:rStyle w:val="CommentReference"/>
        </w:rPr>
        <w:annotationRef/>
      </w:r>
      <w:r>
        <w:rPr>
          <w:rStyle w:val="CommentReference"/>
        </w:rPr>
        <w:annotationRef/>
      </w:r>
      <w:r>
        <w:t>Re: Jeremy’s comment about vital rates. I went with this language to avoid confusion and included the referenced examples.</w:t>
      </w:r>
    </w:p>
    <w:p w14:paraId="07868F7F" w14:textId="439A5ADE" w:rsidR="00CF3B5F" w:rsidRDefault="00CF3B5F">
      <w:pPr>
        <w:pStyle w:val="CommentText"/>
      </w:pPr>
    </w:p>
  </w:comment>
  <w:comment w:id="17" w:author="Jeremy Arthur Goldbogen" w:date="2021-10-25T11:07:00Z" w:initials="JAG">
    <w:p w14:paraId="5DD88BE1" w14:textId="77777777" w:rsidR="002E3725" w:rsidRDefault="002E3725">
      <w:pPr>
        <w:pStyle w:val="CommentText"/>
      </w:pPr>
      <w:r>
        <w:rPr>
          <w:rStyle w:val="CommentReference"/>
        </w:rPr>
        <w:annotationRef/>
      </w:r>
      <w:r>
        <w:t xml:space="preserve">I’ve thought of calls as a vital rate, so could cite </w:t>
      </w:r>
      <w:proofErr w:type="spellStart"/>
      <w:r>
        <w:t>Goldbogen</w:t>
      </w:r>
      <w:proofErr w:type="spellEnd"/>
      <w:r>
        <w:t xml:space="preserve">, </w:t>
      </w:r>
      <w:proofErr w:type="spellStart"/>
      <w:r>
        <w:t>Stimpert</w:t>
      </w:r>
      <w:proofErr w:type="spellEnd"/>
      <w:r>
        <w:t xml:space="preserve"> et al. 2014 JEB for using </w:t>
      </w:r>
      <w:proofErr w:type="spellStart"/>
      <w:r>
        <w:t>accels</w:t>
      </w:r>
      <w:proofErr w:type="spellEnd"/>
      <w:r>
        <w:t xml:space="preserve"> to detect calls.</w:t>
      </w:r>
    </w:p>
    <w:p w14:paraId="577B1C57" w14:textId="77777777" w:rsidR="002E3725" w:rsidRDefault="002E3725">
      <w:pPr>
        <w:pStyle w:val="CommentText"/>
      </w:pPr>
    </w:p>
    <w:p w14:paraId="28FB1B23" w14:textId="77777777" w:rsidR="002E3725" w:rsidRDefault="002E3725">
      <w:pPr>
        <w:pStyle w:val="CommentText"/>
      </w:pPr>
      <w:r>
        <w:t>Also, using jerk signals to detect feeding events, also could fit under the umbrella of vital rates… Danuta’s paper from 2016 in Current Biology is classic for that.</w:t>
      </w:r>
    </w:p>
    <w:p w14:paraId="444CC5E9" w14:textId="77777777" w:rsidR="003707FA" w:rsidRDefault="003707FA">
      <w:pPr>
        <w:pStyle w:val="CommentText"/>
      </w:pPr>
    </w:p>
    <w:p w14:paraId="50515E53" w14:textId="77777777" w:rsidR="003707FA" w:rsidRDefault="003707FA">
      <w:pPr>
        <w:pStyle w:val="CommentText"/>
      </w:pPr>
      <w:r>
        <w:t>Another physiology/</w:t>
      </w:r>
      <w:proofErr w:type="spellStart"/>
      <w:r>
        <w:t>biomech</w:t>
      </w:r>
      <w:proofErr w:type="spellEnd"/>
      <w:r>
        <w:t xml:space="preserve"> variable is swimming speed, which we’ve used tag jiggle for (ironically bad for HR BCG given the SNR needed). Cade et al 2018 JEB…</w:t>
      </w:r>
    </w:p>
    <w:p w14:paraId="5C9C7875" w14:textId="77777777" w:rsidR="002E3725" w:rsidRDefault="002E3725">
      <w:pPr>
        <w:pStyle w:val="CommentText"/>
      </w:pPr>
    </w:p>
    <w:p w14:paraId="79C60654" w14:textId="77777777" w:rsidR="002E3725" w:rsidRDefault="002E3725">
      <w:pPr>
        <w:pStyle w:val="CommentText"/>
      </w:pPr>
      <w:r>
        <w:t xml:space="preserve">The many uses of </w:t>
      </w:r>
      <w:proofErr w:type="spellStart"/>
      <w:r>
        <w:t>accels</w:t>
      </w:r>
      <w:proofErr w:type="spellEnd"/>
      <w:r>
        <w:t xml:space="preserve"> </w:t>
      </w:r>
      <w:proofErr w:type="gramStart"/>
      <w:r>
        <w:t>is</w:t>
      </w:r>
      <w:proofErr w:type="gramEnd"/>
      <w:r>
        <w:t xml:space="preserve"> well </w:t>
      </w:r>
      <w:proofErr w:type="spellStart"/>
      <w:r>
        <w:t>demosntrated</w:t>
      </w:r>
      <w:proofErr w:type="spellEnd"/>
      <w:r>
        <w:t>!</w:t>
      </w:r>
    </w:p>
    <w:p w14:paraId="3CEDBEF3" w14:textId="77777777" w:rsidR="00B73FFC" w:rsidRDefault="00B73FFC">
      <w:pPr>
        <w:pStyle w:val="CommentText"/>
      </w:pPr>
    </w:p>
    <w:p w14:paraId="07C342A1" w14:textId="77777777" w:rsidR="00B73FFC" w:rsidRDefault="00B73FFC">
      <w:pPr>
        <w:pStyle w:val="CommentText"/>
      </w:pPr>
      <w:r w:rsidRPr="00B73FFC">
        <w:rPr>
          <w:color w:val="FF0000"/>
        </w:rPr>
        <w:t>PP – What are vital rates? Do you mean vital signs as in medical terminology</w:t>
      </w:r>
      <w:r>
        <w:t>?</w:t>
      </w:r>
    </w:p>
  </w:comment>
  <w:comment w:id="24" w:author="Paul" w:date="2021-10-25T13:36:00Z" w:initials="P">
    <w:p w14:paraId="1581C24B" w14:textId="77777777" w:rsidR="0030754B" w:rsidRDefault="0030754B">
      <w:pPr>
        <w:pStyle w:val="CommentText"/>
      </w:pPr>
      <w:r>
        <w:rPr>
          <w:rStyle w:val="CommentReference"/>
        </w:rPr>
        <w:annotationRef/>
      </w:r>
      <w:r>
        <w:t xml:space="preserve">Consider changing “in captivity” to “under managed care”  </w:t>
      </w:r>
    </w:p>
  </w:comment>
  <w:comment w:id="25" w:author="Max Frank Czapanskiy" w:date="2021-10-27T10:08:00Z" w:initials="MFC">
    <w:p w14:paraId="0BD84A42" w14:textId="77777777" w:rsidR="00CF3B5F" w:rsidRDefault="00CF3B5F" w:rsidP="00CF3B5F">
      <w:pPr>
        <w:pStyle w:val="CommentText"/>
      </w:pPr>
      <w:r>
        <w:rPr>
          <w:rStyle w:val="CommentReference"/>
        </w:rPr>
        <w:annotationRef/>
      </w:r>
      <w:r>
        <w:rPr>
          <w:rStyle w:val="CommentReference"/>
        </w:rPr>
        <w:annotationRef/>
      </w:r>
      <w:r>
        <w:t>Changed</w:t>
      </w:r>
    </w:p>
    <w:p w14:paraId="02892208" w14:textId="03A57CC1" w:rsidR="00CF3B5F" w:rsidRDefault="00CF3B5F">
      <w:pPr>
        <w:pStyle w:val="CommentText"/>
      </w:pPr>
    </w:p>
  </w:comment>
  <w:comment w:id="30" w:author="Paul" w:date="2021-10-25T13:41:00Z" w:initials="P">
    <w:p w14:paraId="4BB4F78E" w14:textId="77777777" w:rsidR="0030754B" w:rsidRDefault="0030754B">
      <w:pPr>
        <w:pStyle w:val="CommentText"/>
      </w:pPr>
      <w:r>
        <w:rPr>
          <w:rStyle w:val="CommentReference"/>
        </w:rPr>
        <w:annotationRef/>
      </w:r>
      <w:r>
        <w:t xml:space="preserve">delete individual – not essential and the word is used again in the next sentence.  But </w:t>
      </w:r>
      <w:proofErr w:type="gramStart"/>
      <w:r>
        <w:t>add:</w:t>
      </w:r>
      <w:proofErr w:type="gramEnd"/>
      <w:r>
        <w:t xml:space="preserve"> in the wild.  The ECG and heart rate of a </w:t>
      </w:r>
      <w:r w:rsidR="000C00D8">
        <w:t xml:space="preserve">rehab </w:t>
      </w:r>
      <w:r>
        <w:t>grey whale</w:t>
      </w:r>
      <w:r w:rsidR="000C00D8">
        <w:t xml:space="preserve"> under managed care</w:t>
      </w:r>
      <w:r>
        <w:t xml:space="preserve"> </w:t>
      </w:r>
      <w:r w:rsidR="000C00D8">
        <w:t xml:space="preserve">has been recorded with a tag (Holter </w:t>
      </w:r>
      <w:proofErr w:type="gramStart"/>
      <w:r w:rsidR="000C00D8">
        <w:t>monitor)(</w:t>
      </w:r>
      <w:proofErr w:type="spellStart"/>
      <w:proofErr w:type="gramEnd"/>
      <w:r w:rsidR="000C00D8">
        <w:t>Ponganis&amp;Kooyman</w:t>
      </w:r>
      <w:proofErr w:type="spellEnd"/>
      <w:r w:rsidR="000C00D8">
        <w:t xml:space="preserve"> 1999)</w:t>
      </w:r>
    </w:p>
  </w:comment>
  <w:comment w:id="39" w:author="Paul" w:date="2021-10-25T13:49:00Z" w:initials="P">
    <w:p w14:paraId="407DC299" w14:textId="77777777" w:rsidR="007427C1" w:rsidRDefault="007427C1">
      <w:pPr>
        <w:pStyle w:val="CommentText"/>
      </w:pPr>
      <w:r>
        <w:rPr>
          <w:rStyle w:val="CommentReference"/>
        </w:rPr>
        <w:annotationRef/>
      </w:r>
      <w:r>
        <w:t xml:space="preserve">perhaps </w:t>
      </w:r>
      <w:proofErr w:type="gramStart"/>
      <w:r>
        <w:t>add:</w:t>
      </w:r>
      <w:proofErr w:type="gramEnd"/>
      <w:r>
        <w:t xml:space="preserve"> in whales both in the wild and under managed care.       Somewhere in the paper, it would be good to make that suggestion, perhaps here.  This helps justify working at SeaWorld – possible benefit to veterinarians.  This does not need to be in the abstract.  But we should have it somewhere.  </w:t>
      </w:r>
    </w:p>
  </w:comment>
  <w:comment w:id="40" w:author="Max Frank Czapanskiy" w:date="2021-10-27T10:08:00Z" w:initials="MFC">
    <w:p w14:paraId="2767A164" w14:textId="77777777" w:rsidR="00CF3B5F" w:rsidRDefault="00CF3B5F" w:rsidP="00CF3B5F">
      <w:pPr>
        <w:pStyle w:val="CommentText"/>
      </w:pPr>
      <w:r>
        <w:rPr>
          <w:rStyle w:val="CommentReference"/>
        </w:rPr>
        <w:annotationRef/>
      </w:r>
      <w:r>
        <w:rPr>
          <w:rStyle w:val="CommentReference"/>
        </w:rPr>
        <w:annotationRef/>
      </w:r>
      <w:r>
        <w:t>Does this work? Should I mention again in the conclusion?</w:t>
      </w:r>
    </w:p>
    <w:p w14:paraId="6A62B4CD" w14:textId="4DA72FF3" w:rsidR="00CF3B5F" w:rsidRDefault="00CF3B5F">
      <w:pPr>
        <w:pStyle w:val="CommentText"/>
      </w:pPr>
    </w:p>
  </w:comment>
  <w:comment w:id="44" w:author="Paul" w:date="2021-10-25T13:53:00Z" w:initials="P">
    <w:p w14:paraId="00BFF0D9" w14:textId="77777777" w:rsidR="007427C1" w:rsidRDefault="007427C1">
      <w:pPr>
        <w:pStyle w:val="CommentText"/>
      </w:pPr>
      <w:r>
        <w:rPr>
          <w:rStyle w:val="CommentReference"/>
        </w:rPr>
        <w:annotationRef/>
      </w:r>
      <w:r w:rsidR="003A0246">
        <w:rPr>
          <w:rStyle w:val="CommentReference"/>
        </w:rPr>
        <w:t xml:space="preserve">Replace with </w:t>
      </w:r>
      <w:proofErr w:type="gramStart"/>
      <w:r w:rsidR="003A0246">
        <w:rPr>
          <w:rStyle w:val="CommentReference"/>
        </w:rPr>
        <w:t>echocardiography, or</w:t>
      </w:r>
      <w:proofErr w:type="gramEnd"/>
      <w:r w:rsidR="003A0246">
        <w:rPr>
          <w:rStyle w:val="CommentReference"/>
        </w:rPr>
        <w:t xml:space="preserve"> add echocardiography.  Cardiac function is </w:t>
      </w:r>
      <w:proofErr w:type="gramStart"/>
      <w:r w:rsidR="003A0246">
        <w:rPr>
          <w:rStyle w:val="CommentReference"/>
        </w:rPr>
        <w:t>really best</w:t>
      </w:r>
      <w:proofErr w:type="gramEnd"/>
      <w:r w:rsidR="003A0246">
        <w:rPr>
          <w:rStyle w:val="CommentReference"/>
        </w:rPr>
        <w:t xml:space="preserve"> assessed with echocardiography.  </w:t>
      </w:r>
    </w:p>
  </w:comment>
  <w:comment w:id="45" w:author="Max Frank Czapanskiy" w:date="2021-10-27T10:08:00Z" w:initials="MFC">
    <w:p w14:paraId="2500DEFF" w14:textId="1B071BD5" w:rsidR="00CF3B5F" w:rsidRDefault="00CF3B5F">
      <w:pPr>
        <w:pStyle w:val="CommentText"/>
      </w:pPr>
      <w:r>
        <w:rPr>
          <w:rStyle w:val="CommentReference"/>
        </w:rPr>
        <w:annotationRef/>
      </w:r>
      <w:r>
        <w:t>Changed</w:t>
      </w:r>
    </w:p>
  </w:comment>
  <w:comment w:id="54" w:author="Paul" w:date="2021-10-25T14:05:00Z" w:initials="P">
    <w:p w14:paraId="1FE944AB" w14:textId="77777777" w:rsidR="00E47985" w:rsidRDefault="00E47985">
      <w:pPr>
        <w:pStyle w:val="CommentText"/>
      </w:pPr>
      <w:r>
        <w:rPr>
          <w:rStyle w:val="CommentReference"/>
        </w:rPr>
        <w:annotationRef/>
      </w:r>
      <w:r>
        <w:t xml:space="preserve">Readers may confuse this and think that the J wave and R wave are the same </w:t>
      </w:r>
      <w:proofErr w:type="gramStart"/>
      <w:r>
        <w:t>thing :</w:t>
      </w:r>
      <w:proofErr w:type="gramEnd"/>
      <w:r>
        <w:t xml:space="preserve"> recommend deleting this segment and changing to:  is the most robust feature …..</w:t>
      </w:r>
    </w:p>
  </w:comment>
  <w:comment w:id="56" w:author="Paul" w:date="2021-10-25T14:11:00Z" w:initials="P">
    <w:p w14:paraId="29B96A63" w14:textId="77777777" w:rsidR="00BC3A9A" w:rsidRDefault="00BC3A9A">
      <w:pPr>
        <w:pStyle w:val="CommentText"/>
      </w:pPr>
      <w:r>
        <w:rPr>
          <w:rStyle w:val="CommentReference"/>
        </w:rPr>
        <w:annotationRef/>
      </w:r>
      <w:r>
        <w:t>Change to on an adult killer whale under managed care</w:t>
      </w:r>
    </w:p>
  </w:comment>
  <w:comment w:id="59" w:author="Paul" w:date="2021-10-25T14:13:00Z" w:initials="P">
    <w:p w14:paraId="46D79963" w14:textId="77777777" w:rsidR="00B73FFC" w:rsidRDefault="00B73FFC">
      <w:pPr>
        <w:pStyle w:val="CommentText"/>
      </w:pPr>
      <w:r>
        <w:rPr>
          <w:rStyle w:val="CommentReference"/>
        </w:rPr>
        <w:annotationRef/>
      </w:r>
      <w:r>
        <w:t xml:space="preserve">Cetacean bio-logging in the wild.   </w:t>
      </w:r>
    </w:p>
  </w:comment>
  <w:comment w:id="60" w:author="Max Frank Czapanskiy" w:date="2021-10-27T10:08:00Z" w:initials="MFC">
    <w:p w14:paraId="3799D36D" w14:textId="77B33094" w:rsidR="00CF3B5F" w:rsidRDefault="00CF3B5F">
      <w:pPr>
        <w:pStyle w:val="CommentText"/>
      </w:pPr>
      <w:r>
        <w:rPr>
          <w:rStyle w:val="CommentReference"/>
        </w:rPr>
        <w:annotationRef/>
      </w:r>
      <w:r>
        <w:t>Changed</w:t>
      </w:r>
    </w:p>
  </w:comment>
  <w:comment w:id="66" w:author="Paul" w:date="2021-10-25T14:20:00Z" w:initials="P">
    <w:p w14:paraId="4CE5A1F0" w14:textId="77777777" w:rsidR="00EF0CFC" w:rsidRDefault="00EF0CFC">
      <w:pPr>
        <w:pStyle w:val="CommentText"/>
      </w:pPr>
      <w:r>
        <w:rPr>
          <w:rStyle w:val="CommentReference"/>
        </w:rPr>
        <w:annotationRef/>
      </w:r>
      <w:r>
        <w:t xml:space="preserve">Change </w:t>
      </w:r>
      <w:proofErr w:type="gramStart"/>
      <w:r>
        <w:t>to:</w:t>
      </w:r>
      <w:proofErr w:type="gramEnd"/>
      <w:r>
        <w:t xml:space="preserve"> increase during the bottom and latter phases of a dive consistent with the progressive increase in heart rate</w:t>
      </w:r>
      <w:r w:rsidR="000E654D">
        <w:t xml:space="preserve"> routinely observed</w:t>
      </w:r>
      <w:r>
        <w:t xml:space="preserve"> during ascent</w:t>
      </w:r>
      <w:r w:rsidR="000E654D">
        <w:t>.  Or something to that effect.  You do not want to say from the start of a dive, because heart rate decreases at the start of a dive. Just matter of terminology and clarification for readers.</w:t>
      </w:r>
      <w:r>
        <w:t xml:space="preserve"> </w:t>
      </w:r>
    </w:p>
  </w:comment>
  <w:comment w:id="67" w:author="Max Frank Czapanskiy" w:date="2021-10-27T10:09:00Z" w:initials="MFC">
    <w:p w14:paraId="12E8B5E0" w14:textId="14258D7C" w:rsidR="00CF3B5F" w:rsidRDefault="00CF3B5F" w:rsidP="00CF3B5F">
      <w:pPr>
        <w:pStyle w:val="CommentText"/>
      </w:pPr>
      <w:r>
        <w:t xml:space="preserve">Does </w:t>
      </w:r>
      <w:proofErr w:type="spellStart"/>
      <w:r>
        <w:t>t</w:t>
      </w:r>
      <w:r>
        <w:rPr>
          <w:rStyle w:val="CommentReference"/>
        </w:rPr>
        <w:annotationRef/>
      </w:r>
      <w:r>
        <w:rPr>
          <w:rStyle w:val="CommentReference"/>
        </w:rPr>
        <w:annotationRef/>
      </w:r>
      <w:r>
        <w:t xml:space="preserve">his </w:t>
      </w:r>
      <w:proofErr w:type="spellEnd"/>
      <w:r>
        <w:t>work? In the two papers cited here, heart rates increased slowly during the bottom phase, even before the rapid rise during ascent. This seems to be different than in emperor penguins, who’s heartrates (from what I’ve seen) stay level or even decrease during the bottom phase until ascent begins. What do you think?</w:t>
      </w:r>
    </w:p>
    <w:p w14:paraId="566F3F96" w14:textId="049602EF" w:rsidR="00CF3B5F" w:rsidRDefault="00CF3B5F">
      <w:pPr>
        <w:pStyle w:val="CommentText"/>
      </w:pPr>
    </w:p>
  </w:comment>
  <w:comment w:id="80" w:author="Paul" w:date="2021-10-25T14:27:00Z" w:initials="P">
    <w:p w14:paraId="7633D362" w14:textId="77777777" w:rsidR="00885817" w:rsidRDefault="00885817">
      <w:pPr>
        <w:pStyle w:val="CommentText"/>
      </w:pPr>
      <w:r>
        <w:rPr>
          <w:rStyle w:val="CommentReference"/>
        </w:rPr>
        <w:annotationRef/>
      </w:r>
      <w:r>
        <w:t xml:space="preserve">I </w:t>
      </w:r>
      <w:proofErr w:type="gramStart"/>
      <w:r>
        <w:t>will  provide</w:t>
      </w:r>
      <w:proofErr w:type="gramEnd"/>
      <w:r>
        <w:t xml:space="preserve"> more details later on the ECG recorder – basically can cite </w:t>
      </w:r>
      <w:proofErr w:type="spellStart"/>
      <w:r>
        <w:t>Bickett</w:t>
      </w:r>
      <w:proofErr w:type="spellEnd"/>
      <w:r>
        <w:t xml:space="preserve"> et al. 2019, and Goldbogen et al 2019, and give very short description,</w:t>
      </w:r>
    </w:p>
  </w:comment>
  <w:comment w:id="91" w:author="Jeremy Arthur Goldbogen" w:date="2021-10-25T11:14:00Z" w:initials="JAG">
    <w:p w14:paraId="3D413CF4" w14:textId="77777777" w:rsidR="00867FF5" w:rsidRDefault="00867FF5">
      <w:pPr>
        <w:pStyle w:val="CommentText"/>
      </w:pPr>
      <w:r>
        <w:rPr>
          <w:rStyle w:val="CommentReference"/>
        </w:rPr>
        <w:annotationRef/>
      </w:r>
      <w:r>
        <w:t xml:space="preserve">Did the accel data get converted to whale frame? </w:t>
      </w:r>
      <w:r w:rsidR="000C1796">
        <w:t>Please e</w:t>
      </w:r>
      <w:r>
        <w:t>xplain…</w:t>
      </w:r>
    </w:p>
  </w:comment>
  <w:comment w:id="104" w:author="Max Frank Czapanskiy" w:date="2021-10-27T10:09:00Z" w:initials="MFC">
    <w:p w14:paraId="58434F9B" w14:textId="77777777" w:rsidR="00CF3B5F" w:rsidRDefault="00CF3B5F" w:rsidP="00CF3B5F">
      <w:pPr>
        <w:pStyle w:val="CommentText"/>
      </w:pPr>
      <w:r>
        <w:rPr>
          <w:rStyle w:val="CommentReference"/>
        </w:rPr>
        <w:annotationRef/>
      </w:r>
      <w:r>
        <w:rPr>
          <w:rStyle w:val="CommentReference"/>
        </w:rPr>
        <w:annotationRef/>
      </w:r>
      <w:r>
        <w:t>Paul – is this sufficient?</w:t>
      </w:r>
    </w:p>
    <w:p w14:paraId="16CDBFAD" w14:textId="2951C0EC" w:rsidR="00CF3B5F" w:rsidRDefault="00CF3B5F">
      <w:pPr>
        <w:pStyle w:val="CommentText"/>
      </w:pPr>
    </w:p>
  </w:comment>
  <w:comment w:id="106" w:author="Max Frank Czapanskiy" w:date="2021-10-27T10:09:00Z" w:initials="MFC">
    <w:p w14:paraId="1C5B8347" w14:textId="77777777" w:rsidR="00CF3B5F" w:rsidRDefault="00CF3B5F" w:rsidP="00CF3B5F">
      <w:pPr>
        <w:pStyle w:val="CommentText"/>
      </w:pPr>
      <w:r>
        <w:rPr>
          <w:rStyle w:val="CommentReference"/>
        </w:rPr>
        <w:annotationRef/>
      </w:r>
      <w:r>
        <w:rPr>
          <w:rStyle w:val="CommentReference"/>
        </w:rPr>
        <w:annotationRef/>
      </w:r>
      <w:r>
        <w:t>Re: Jeremy’s comment about frame rotations. This work?</w:t>
      </w:r>
    </w:p>
    <w:p w14:paraId="2D0808A9" w14:textId="7DC7FC0D" w:rsidR="00CF3B5F" w:rsidRDefault="00CF3B5F">
      <w:pPr>
        <w:pStyle w:val="CommentText"/>
      </w:pPr>
    </w:p>
  </w:comment>
  <w:comment w:id="107" w:author="Max Frank Czapanskiy" w:date="2021-10-27T10:09:00Z" w:initials="MFC">
    <w:p w14:paraId="419F5149" w14:textId="77777777" w:rsidR="00CF3B5F" w:rsidRDefault="00CF3B5F" w:rsidP="00CF3B5F">
      <w:pPr>
        <w:pStyle w:val="CommentText"/>
      </w:pPr>
      <w:r>
        <w:rPr>
          <w:rStyle w:val="CommentReference"/>
        </w:rPr>
        <w:annotationRef/>
      </w:r>
      <w:r>
        <w:rPr>
          <w:rStyle w:val="CommentReference"/>
        </w:rPr>
        <w:annotationRef/>
      </w:r>
      <w:r>
        <w:t>Re: Paul’s comment. How does this read? What information is missing?</w:t>
      </w:r>
    </w:p>
    <w:p w14:paraId="2BC40B4E" w14:textId="17FE2827" w:rsidR="00CF3B5F" w:rsidRDefault="00CF3B5F">
      <w:pPr>
        <w:pStyle w:val="CommentText"/>
      </w:pPr>
    </w:p>
  </w:comment>
  <w:comment w:id="181" w:author="Jeremy Arthur Goldbogen" w:date="2021-10-25T11:24:00Z" w:initials="JAG">
    <w:p w14:paraId="41A2F438" w14:textId="77777777" w:rsidR="000E6C54" w:rsidRDefault="000E6C54">
      <w:pPr>
        <w:pStyle w:val="CommentText"/>
      </w:pPr>
      <w:r>
        <w:rPr>
          <w:rStyle w:val="CommentReference"/>
        </w:rPr>
        <w:annotationRef/>
      </w:r>
      <w:r>
        <w:t xml:space="preserve">I think we should mention the limitations associated with flow-induced jiggle during non-resting </w:t>
      </w:r>
      <w:r w:rsidR="000B49E3">
        <w:t>periods, but also that improved tag design (dimples, limpet-style) could decrease accel noise associated with flow and boost SNR, making this method much more widely applicable.</w:t>
      </w:r>
    </w:p>
  </w:comment>
  <w:comment w:id="182" w:author="Max Frank Czapanskiy" w:date="2021-10-27T10:10:00Z" w:initials="MFC">
    <w:p w14:paraId="3FCC9E1C" w14:textId="77777777" w:rsidR="00CF3B5F" w:rsidRDefault="00CF3B5F" w:rsidP="00CF3B5F">
      <w:pPr>
        <w:pStyle w:val="CommentText"/>
      </w:pPr>
      <w:r>
        <w:rPr>
          <w:rStyle w:val="CommentReference"/>
        </w:rPr>
        <w:annotationRef/>
      </w:r>
      <w:r>
        <w:rPr>
          <w:rStyle w:val="CommentReference"/>
        </w:rPr>
        <w:annotationRef/>
      </w:r>
      <w:r>
        <w:t>Re: Jeremy’s comment above. This work? Should I cite a particular paper or two?</w:t>
      </w:r>
    </w:p>
    <w:p w14:paraId="1689F84D" w14:textId="27DA7708" w:rsidR="00CF3B5F" w:rsidRDefault="00CF3B5F">
      <w:pPr>
        <w:pStyle w:val="CommentText"/>
      </w:pPr>
    </w:p>
  </w:comment>
  <w:comment w:id="193" w:author="Jeremy Arthur Goldbogen" w:date="2021-10-25T11:12:00Z" w:initials="JAG">
    <w:p w14:paraId="7B42B3B1" w14:textId="77777777" w:rsidR="00E66B7E" w:rsidRDefault="00E66B7E">
      <w:pPr>
        <w:pStyle w:val="CommentText"/>
      </w:pPr>
      <w:r>
        <w:rPr>
          <w:rStyle w:val="CommentReference"/>
        </w:rPr>
        <w:annotationRef/>
      </w:r>
      <w:r>
        <w:t>Consider labeling the different complexes (</w:t>
      </w:r>
      <w:proofErr w:type="gramStart"/>
      <w:r>
        <w:t>e.g.</w:t>
      </w:r>
      <w:proofErr w:type="gramEnd"/>
      <w:r>
        <w:t xml:space="preserve"> IJK, etc.) in the figure</w:t>
      </w:r>
      <w:r w:rsidR="00825312">
        <w:t>, could help interpret which peaks associated with which complex/phase…</w:t>
      </w:r>
    </w:p>
  </w:comment>
  <w:comment w:id="194" w:author="Max Frank Czapanskiy" w:date="2021-10-27T10:10:00Z" w:initials="MFC">
    <w:p w14:paraId="5B243BF6" w14:textId="77777777" w:rsidR="00CF3B5F" w:rsidRDefault="00CF3B5F" w:rsidP="00CF3B5F">
      <w:pPr>
        <w:pStyle w:val="CommentText"/>
      </w:pPr>
      <w:r>
        <w:rPr>
          <w:rStyle w:val="CommentReference"/>
        </w:rPr>
        <w:annotationRef/>
      </w:r>
      <w:r>
        <w:rPr>
          <w:rStyle w:val="CommentReference"/>
        </w:rPr>
        <w:annotationRef/>
      </w:r>
      <w:r>
        <w:t xml:space="preserve">I’m </w:t>
      </w:r>
      <w:proofErr w:type="gramStart"/>
      <w:r>
        <w:t>pretty pleased</w:t>
      </w:r>
      <w:proofErr w:type="gramEnd"/>
      <w:r>
        <w:t xml:space="preserve"> with the inset aesthetically, but is it easy to interpret without a border?</w:t>
      </w:r>
    </w:p>
    <w:p w14:paraId="6F3018AF" w14:textId="181D3904" w:rsidR="00CF3B5F" w:rsidRDefault="00CF3B5F">
      <w:pPr>
        <w:pStyle w:val="CommentText"/>
      </w:pPr>
    </w:p>
  </w:comment>
  <w:comment w:id="195" w:author="Jeremy Arthur Goldbogen" w:date="2021-10-25T11:16:00Z" w:initials="JAG">
    <w:p w14:paraId="693B9BBA" w14:textId="77777777" w:rsidR="00752275" w:rsidRDefault="00752275">
      <w:pPr>
        <w:pStyle w:val="CommentText"/>
      </w:pPr>
      <w:r>
        <w:rPr>
          <w:rStyle w:val="CommentReference"/>
        </w:rPr>
        <w:annotationRef/>
      </w:r>
      <w:r>
        <w:t>Include species, both tag types…</w:t>
      </w:r>
    </w:p>
  </w:comment>
  <w:comment w:id="196" w:author="Max Frank Czapanskiy" w:date="2021-10-27T10:11:00Z" w:initials="MFC">
    <w:p w14:paraId="2CF7701C" w14:textId="77777777" w:rsidR="00CF3B5F" w:rsidRDefault="00CF3B5F" w:rsidP="00CF3B5F">
      <w:pPr>
        <w:pStyle w:val="CommentText"/>
      </w:pPr>
      <w:r>
        <w:rPr>
          <w:rStyle w:val="CommentReference"/>
        </w:rPr>
        <w:annotationRef/>
      </w:r>
      <w:r>
        <w:rPr>
          <w:rStyle w:val="CommentReference"/>
        </w:rPr>
        <w:annotationRef/>
      </w:r>
      <w:r>
        <w:rPr>
          <w:rStyle w:val="CommentReference"/>
        </w:rPr>
        <w:t>Do these changes work?</w:t>
      </w:r>
    </w:p>
    <w:p w14:paraId="1104179B" w14:textId="2B949AF8" w:rsidR="00CF3B5F" w:rsidRDefault="00CF3B5F">
      <w:pPr>
        <w:pStyle w:val="CommentText"/>
      </w:pPr>
    </w:p>
  </w:comment>
  <w:comment w:id="203" w:author="Jeremy Arthur Goldbogen" w:date="2021-10-25T11:13:00Z" w:initials="JAG">
    <w:p w14:paraId="03877163" w14:textId="77777777" w:rsidR="00E66B7E" w:rsidRDefault="00E66B7E">
      <w:pPr>
        <w:pStyle w:val="CommentText"/>
      </w:pPr>
      <w:r>
        <w:rPr>
          <w:rStyle w:val="CommentReference"/>
        </w:rPr>
        <w:annotationRef/>
      </w:r>
      <w:r>
        <w:t>Clarify what animal axis</w:t>
      </w:r>
      <w:r w:rsidR="00867FF5">
        <w:t xml:space="preserve">… assuming A-P axis, </w:t>
      </w:r>
      <w:r w:rsidR="00752275">
        <w:t>see previous comment on whale-frame. Quick</w:t>
      </w:r>
      <w:r w:rsidR="0019059F">
        <w:t xml:space="preserve"> schematic of whale with tag on it showing animal axes and tag on with surge/sway/heave directions? I can send previous illustrations that can be adopted if needed.</w:t>
      </w:r>
    </w:p>
  </w:comment>
  <w:comment w:id="204" w:author="Max Frank Czapanskiy" w:date="2021-10-27T10:11:00Z" w:initials="MFC">
    <w:p w14:paraId="449DFE74" w14:textId="46028529" w:rsidR="00CF3B5F" w:rsidRDefault="00CF3B5F">
      <w:pPr>
        <w:pStyle w:val="CommentText"/>
      </w:pPr>
      <w:r>
        <w:rPr>
          <w:rStyle w:val="CommentReference"/>
        </w:rPr>
        <w:annotationRef/>
      </w:r>
      <w:r>
        <w:t>Is this good?</w:t>
      </w:r>
    </w:p>
  </w:comment>
  <w:comment w:id="225" w:author="Max Frank Czapanskiy" w:date="2021-10-27T10:11:00Z" w:initials="MFC">
    <w:p w14:paraId="34071CB3" w14:textId="5375898F" w:rsidR="00CF3B5F" w:rsidRDefault="00CF3B5F">
      <w:pPr>
        <w:pStyle w:val="CommentText"/>
      </w:pPr>
      <w:r>
        <w:rPr>
          <w:rStyle w:val="CommentReference"/>
        </w:rPr>
        <w:annotationRef/>
      </w:r>
      <w:r>
        <w:rPr>
          <w:rStyle w:val="CommentReference"/>
        </w:rPr>
        <w:annotationRef/>
      </w:r>
      <w:r>
        <w:t>Considering moving this to the SI. Thoughts?</w:t>
      </w:r>
    </w:p>
  </w:comment>
  <w:comment w:id="254" w:author="Jeremy Arthur Goldbogen" w:date="2021-10-25T11:21:00Z" w:initials="JAG">
    <w:p w14:paraId="23CAE320" w14:textId="77777777" w:rsidR="0019059F" w:rsidRDefault="0019059F">
      <w:pPr>
        <w:pStyle w:val="CommentText"/>
      </w:pPr>
      <w:r>
        <w:rPr>
          <w:rStyle w:val="CommentReference"/>
        </w:rPr>
        <w:annotationRef/>
      </w:r>
      <w:r>
        <w:t>Wow!</w:t>
      </w:r>
    </w:p>
  </w:comment>
  <w:comment w:id="255" w:author="Max Frank Czapanskiy" w:date="2021-10-27T10:11:00Z" w:initials="MFC">
    <w:p w14:paraId="4A0E9618" w14:textId="53C749D7" w:rsidR="00CF3B5F" w:rsidRDefault="00CF3B5F">
      <w:pPr>
        <w:pStyle w:val="CommentText"/>
      </w:pPr>
      <w:r>
        <w:rPr>
          <w:rStyle w:val="CommentReference"/>
        </w:rPr>
        <w:annotationRef/>
      </w:r>
      <w:r>
        <w:rPr>
          <w:rFonts w:ascii="Apple Color Emoji" w:eastAsia="Apple Color Emoji" w:hAnsi="Apple Color Emoji" w:cs="Apple Color Emoji"/>
        </w:rPr>
        <w:t>👍🏻👍🏻👍🏻</w:t>
      </w:r>
    </w:p>
  </w:comment>
  <w:comment w:id="266" w:author="Jeremy Arthur Goldbogen" w:date="2021-10-25T11:22:00Z" w:initials="JAG">
    <w:p w14:paraId="27D77644" w14:textId="77777777" w:rsidR="000E6C54" w:rsidRDefault="000E6C54">
      <w:pPr>
        <w:pStyle w:val="CommentText"/>
      </w:pPr>
      <w:r>
        <w:rPr>
          <w:rStyle w:val="CommentReference"/>
        </w:rPr>
        <w:annotationRef/>
      </w:r>
      <w:r>
        <w:t>Any pattern associated with those outliers?</w:t>
      </w:r>
    </w:p>
  </w:comment>
  <w:comment w:id="267" w:author="Max Frank Czapanskiy" w:date="2021-10-27T10:12:00Z" w:initials="MFC">
    <w:p w14:paraId="2533CD7B" w14:textId="77777777" w:rsidR="00CF3B5F" w:rsidRDefault="00CF3B5F" w:rsidP="00CF3B5F">
      <w:pPr>
        <w:pStyle w:val="CommentText"/>
      </w:pPr>
      <w:r>
        <w:rPr>
          <w:rStyle w:val="CommentReference"/>
        </w:rPr>
        <w:annotationRef/>
      </w:r>
      <w:r>
        <w:rPr>
          <w:rStyle w:val="CommentReference"/>
        </w:rPr>
        <w:annotationRef/>
      </w:r>
      <w:r>
        <w:rPr>
          <w:rStyle w:val="CommentReference"/>
        </w:rPr>
        <w:t xml:space="preserve">The outliers fall into two groups. There are some occasions when the heart beats twice in rapid succession, producing a high instantaneous heartrate. This was also seen in the </w:t>
      </w:r>
      <w:proofErr w:type="spellStart"/>
      <w:r>
        <w:rPr>
          <w:rStyle w:val="CommentReference"/>
        </w:rPr>
        <w:t>bw</w:t>
      </w:r>
      <w:proofErr w:type="spellEnd"/>
      <w:r>
        <w:rPr>
          <w:rStyle w:val="CommentReference"/>
        </w:rPr>
        <w:t xml:space="preserve"> ECG data. Some of the other outliers are likely false positive </w:t>
      </w:r>
      <w:proofErr w:type="gramStart"/>
      <w:r>
        <w:rPr>
          <w:rStyle w:val="CommentReference"/>
        </w:rPr>
        <w:t>heart beat</w:t>
      </w:r>
      <w:proofErr w:type="gramEnd"/>
      <w:r>
        <w:rPr>
          <w:rStyle w:val="CommentReference"/>
        </w:rPr>
        <w:t xml:space="preserve"> detections, due to noise in the acceleration signal.</w:t>
      </w:r>
    </w:p>
    <w:p w14:paraId="4DEE91D3" w14:textId="4F5EA3DA" w:rsidR="00CF3B5F" w:rsidRDefault="00CF3B5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43F882" w15:done="0"/>
  <w15:commentEx w15:paraId="01968175" w15:paraIdParent="4B43F882" w15:done="0"/>
  <w15:commentEx w15:paraId="07868F7F" w15:done="0"/>
  <w15:commentEx w15:paraId="07C342A1" w15:done="0"/>
  <w15:commentEx w15:paraId="1581C24B" w15:done="0"/>
  <w15:commentEx w15:paraId="02892208" w15:paraIdParent="1581C24B" w15:done="0"/>
  <w15:commentEx w15:paraId="4BB4F78E" w15:done="0"/>
  <w15:commentEx w15:paraId="407DC299" w15:done="0"/>
  <w15:commentEx w15:paraId="6A62B4CD" w15:paraIdParent="407DC299" w15:done="0"/>
  <w15:commentEx w15:paraId="00BFF0D9" w15:done="0"/>
  <w15:commentEx w15:paraId="2500DEFF" w15:paraIdParent="00BFF0D9" w15:done="0"/>
  <w15:commentEx w15:paraId="1FE944AB" w15:done="0"/>
  <w15:commentEx w15:paraId="29B96A63" w15:done="0"/>
  <w15:commentEx w15:paraId="46D79963" w15:done="0"/>
  <w15:commentEx w15:paraId="3799D36D" w15:paraIdParent="46D79963" w15:done="0"/>
  <w15:commentEx w15:paraId="4CE5A1F0" w15:done="0"/>
  <w15:commentEx w15:paraId="566F3F96" w15:paraIdParent="4CE5A1F0" w15:done="0"/>
  <w15:commentEx w15:paraId="7633D362" w15:done="0"/>
  <w15:commentEx w15:paraId="3D413CF4" w15:done="0"/>
  <w15:commentEx w15:paraId="16CDBFAD" w15:done="0"/>
  <w15:commentEx w15:paraId="2D0808A9" w15:done="0"/>
  <w15:commentEx w15:paraId="2BC40B4E" w15:done="0"/>
  <w15:commentEx w15:paraId="41A2F438" w15:done="0"/>
  <w15:commentEx w15:paraId="1689F84D" w15:done="0"/>
  <w15:commentEx w15:paraId="7B42B3B1" w15:done="0"/>
  <w15:commentEx w15:paraId="6F3018AF" w15:paraIdParent="7B42B3B1" w15:done="0"/>
  <w15:commentEx w15:paraId="693B9BBA" w15:done="0"/>
  <w15:commentEx w15:paraId="1104179B" w15:paraIdParent="693B9BBA" w15:done="0"/>
  <w15:commentEx w15:paraId="03877163" w15:done="0"/>
  <w15:commentEx w15:paraId="449DFE74" w15:paraIdParent="03877163" w15:done="0"/>
  <w15:commentEx w15:paraId="34071CB3" w15:done="0"/>
  <w15:commentEx w15:paraId="23CAE320" w15:done="0"/>
  <w15:commentEx w15:paraId="4A0E9618" w15:paraIdParent="23CAE320" w15:done="0"/>
  <w15:commentEx w15:paraId="27D77644" w15:done="0"/>
  <w15:commentEx w15:paraId="4DEE91D3" w15:paraIdParent="27D776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13EBA" w16cex:dateUtc="2021-10-25T21:33:00Z"/>
  <w16cex:commentExtensible w16cex:durableId="2523A38C" w16cex:dateUtc="2021-10-27T17:08:00Z"/>
  <w16cex:commentExtensible w16cex:durableId="2523A39D" w16cex:dateUtc="2021-10-27T17:08:00Z"/>
  <w16cex:commentExtensible w16cex:durableId="25210E88" w16cex:dateUtc="2021-10-25T18:07:00Z"/>
  <w16cex:commentExtensible w16cex:durableId="25213179" w16cex:dateUtc="2021-10-25T20:36:00Z"/>
  <w16cex:commentExtensible w16cex:durableId="2523A393" w16cex:dateUtc="2021-10-27T17:08:00Z"/>
  <w16cex:commentExtensible w16cex:durableId="25213274" w16cex:dateUtc="2021-10-25T20:41:00Z"/>
  <w16cex:commentExtensible w16cex:durableId="2521345D" w16cex:dateUtc="2021-10-25T20:49:00Z"/>
  <w16cex:commentExtensible w16cex:durableId="2523A3AC" w16cex:dateUtc="2021-10-27T17:08:00Z"/>
  <w16cex:commentExtensible w16cex:durableId="25213540" w16cex:dateUtc="2021-10-25T20:53:00Z"/>
  <w16cex:commentExtensible w16cex:durableId="2523A3B0" w16cex:dateUtc="2021-10-27T17:08:00Z"/>
  <w16cex:commentExtensible w16cex:durableId="2521380C" w16cex:dateUtc="2021-10-25T21:05:00Z"/>
  <w16cex:commentExtensible w16cex:durableId="2521398F" w16cex:dateUtc="2021-10-25T21:11:00Z"/>
  <w16cex:commentExtensible w16cex:durableId="25213A0B" w16cex:dateUtc="2021-10-25T21:13:00Z"/>
  <w16cex:commentExtensible w16cex:durableId="2523A3B4" w16cex:dateUtc="2021-10-27T17:08:00Z"/>
  <w16cex:commentExtensible w16cex:durableId="25213BC7" w16cex:dateUtc="2021-10-25T21:20:00Z"/>
  <w16cex:commentExtensible w16cex:durableId="2523A3BE" w16cex:dateUtc="2021-10-27T17:09:00Z"/>
  <w16cex:commentExtensible w16cex:durableId="25213D3D" w16cex:dateUtc="2021-10-25T21:27:00Z"/>
  <w16cex:commentExtensible w16cex:durableId="2521102A" w16cex:dateUtc="2021-10-25T18:14:00Z"/>
  <w16cex:commentExtensible w16cex:durableId="2523A3D0" w16cex:dateUtc="2021-10-27T17:09:00Z"/>
  <w16cex:commentExtensible w16cex:durableId="2523A3D8" w16cex:dateUtc="2021-10-27T17:09:00Z"/>
  <w16cex:commentExtensible w16cex:durableId="2523A3E3" w16cex:dateUtc="2021-10-27T17:09:00Z"/>
  <w16cex:commentExtensible w16cex:durableId="2521126B" w16cex:dateUtc="2021-10-25T18:24:00Z"/>
  <w16cex:commentExtensible w16cex:durableId="2523A41F" w16cex:dateUtc="2021-10-27T17:10:00Z"/>
  <w16cex:commentExtensible w16cex:durableId="25210F85" w16cex:dateUtc="2021-10-25T18:12:00Z"/>
  <w16cex:commentExtensible w16cex:durableId="2523A42B" w16cex:dateUtc="2021-10-27T17:10:00Z"/>
  <w16cex:commentExtensible w16cex:durableId="25211075" w16cex:dateUtc="2021-10-25T18:16:00Z"/>
  <w16cex:commentExtensible w16cex:durableId="2523A43B" w16cex:dateUtc="2021-10-27T17:11:00Z"/>
  <w16cex:commentExtensible w16cex:durableId="25210FEA" w16cex:dateUtc="2021-10-25T18:13:00Z"/>
  <w16cex:commentExtensible w16cex:durableId="2523A440" w16cex:dateUtc="2021-10-27T17:11:00Z"/>
  <w16cex:commentExtensible w16cex:durableId="2523A455" w16cex:dateUtc="2021-10-27T17:11:00Z"/>
  <w16cex:commentExtensible w16cex:durableId="252111C1" w16cex:dateUtc="2021-10-25T18:21:00Z"/>
  <w16cex:commentExtensible w16cex:durableId="2523A463" w16cex:dateUtc="2021-10-27T17:11:00Z"/>
  <w16cex:commentExtensible w16cex:durableId="252111FE" w16cex:dateUtc="2021-10-25T18:22:00Z"/>
  <w16cex:commentExtensible w16cex:durableId="2523A476" w16cex:dateUtc="2021-10-27T1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43F882" w16cid:durableId="25213EBA"/>
  <w16cid:commentId w16cid:paraId="01968175" w16cid:durableId="2523A38C"/>
  <w16cid:commentId w16cid:paraId="07868F7F" w16cid:durableId="2523A39D"/>
  <w16cid:commentId w16cid:paraId="07C342A1" w16cid:durableId="25210E88"/>
  <w16cid:commentId w16cid:paraId="1581C24B" w16cid:durableId="25213179"/>
  <w16cid:commentId w16cid:paraId="02892208" w16cid:durableId="2523A393"/>
  <w16cid:commentId w16cid:paraId="4BB4F78E" w16cid:durableId="25213274"/>
  <w16cid:commentId w16cid:paraId="407DC299" w16cid:durableId="2521345D"/>
  <w16cid:commentId w16cid:paraId="6A62B4CD" w16cid:durableId="2523A3AC"/>
  <w16cid:commentId w16cid:paraId="00BFF0D9" w16cid:durableId="25213540"/>
  <w16cid:commentId w16cid:paraId="2500DEFF" w16cid:durableId="2523A3B0"/>
  <w16cid:commentId w16cid:paraId="1FE944AB" w16cid:durableId="2521380C"/>
  <w16cid:commentId w16cid:paraId="29B96A63" w16cid:durableId="2521398F"/>
  <w16cid:commentId w16cid:paraId="46D79963" w16cid:durableId="25213A0B"/>
  <w16cid:commentId w16cid:paraId="3799D36D" w16cid:durableId="2523A3B4"/>
  <w16cid:commentId w16cid:paraId="4CE5A1F0" w16cid:durableId="25213BC7"/>
  <w16cid:commentId w16cid:paraId="566F3F96" w16cid:durableId="2523A3BE"/>
  <w16cid:commentId w16cid:paraId="7633D362" w16cid:durableId="25213D3D"/>
  <w16cid:commentId w16cid:paraId="3D413CF4" w16cid:durableId="2521102A"/>
  <w16cid:commentId w16cid:paraId="16CDBFAD" w16cid:durableId="2523A3D0"/>
  <w16cid:commentId w16cid:paraId="2D0808A9" w16cid:durableId="2523A3D8"/>
  <w16cid:commentId w16cid:paraId="2BC40B4E" w16cid:durableId="2523A3E3"/>
  <w16cid:commentId w16cid:paraId="41A2F438" w16cid:durableId="2521126B"/>
  <w16cid:commentId w16cid:paraId="1689F84D" w16cid:durableId="2523A41F"/>
  <w16cid:commentId w16cid:paraId="7B42B3B1" w16cid:durableId="25210F85"/>
  <w16cid:commentId w16cid:paraId="6F3018AF" w16cid:durableId="2523A42B"/>
  <w16cid:commentId w16cid:paraId="693B9BBA" w16cid:durableId="25211075"/>
  <w16cid:commentId w16cid:paraId="1104179B" w16cid:durableId="2523A43B"/>
  <w16cid:commentId w16cid:paraId="03877163" w16cid:durableId="25210FEA"/>
  <w16cid:commentId w16cid:paraId="449DFE74" w16cid:durableId="2523A440"/>
  <w16cid:commentId w16cid:paraId="34071CB3" w16cid:durableId="2523A455"/>
  <w16cid:commentId w16cid:paraId="23CAE320" w16cid:durableId="252111C1"/>
  <w16cid:commentId w16cid:paraId="4A0E9618" w16cid:durableId="2523A463"/>
  <w16cid:commentId w16cid:paraId="27D77644" w16cid:durableId="252111FE"/>
  <w16cid:commentId w16cid:paraId="4DEE91D3" w16cid:durableId="2523A4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D52E" w14:textId="77777777" w:rsidR="00822DFF" w:rsidRDefault="00822DFF">
      <w:pPr>
        <w:spacing w:before="0" w:after="0"/>
      </w:pPr>
      <w:r>
        <w:separator/>
      </w:r>
    </w:p>
  </w:endnote>
  <w:endnote w:type="continuationSeparator" w:id="0">
    <w:p w14:paraId="46198D07" w14:textId="77777777" w:rsidR="00822DFF" w:rsidRDefault="00822D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F50C8" w14:textId="77777777" w:rsidR="00822DFF" w:rsidRDefault="00822DFF">
      <w:r>
        <w:separator/>
      </w:r>
    </w:p>
  </w:footnote>
  <w:footnote w:type="continuationSeparator" w:id="0">
    <w:p w14:paraId="3D973E7B" w14:textId="77777777" w:rsidR="00822DFF" w:rsidRDefault="00822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2D0229B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3320CB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71315DCA"/>
    <w:multiLevelType w:val="multilevel"/>
    <w:tmpl w:val="D2DE35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w15:presenceInfo w15:providerId="Windows Live" w15:userId="ed2a3bcbdabbc1b8"/>
  </w15:person>
  <w15:person w15:author="Max Frank Czapanskiy">
    <w15:presenceInfo w15:providerId="None" w15:userId="Max Frank Czapanskiy"/>
  </w15:person>
  <w15:person w15:author="Jeremy Arthur Goldbogen">
    <w15:presenceInfo w15:providerId="AD" w15:userId="S::jergold@stanford.edu::bafbfee8-7b68-4118-a1d1-1a9c668940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605"/>
    <w:rsid w:val="00011C8B"/>
    <w:rsid w:val="00021A6A"/>
    <w:rsid w:val="000B49E3"/>
    <w:rsid w:val="000C00D8"/>
    <w:rsid w:val="000C1796"/>
    <w:rsid w:val="000E654D"/>
    <w:rsid w:val="000E6C54"/>
    <w:rsid w:val="000F7F0C"/>
    <w:rsid w:val="0019059F"/>
    <w:rsid w:val="001E768C"/>
    <w:rsid w:val="002E3725"/>
    <w:rsid w:val="0030754B"/>
    <w:rsid w:val="003707FA"/>
    <w:rsid w:val="003A0246"/>
    <w:rsid w:val="003A0A1F"/>
    <w:rsid w:val="003B7C2F"/>
    <w:rsid w:val="00496326"/>
    <w:rsid w:val="004E29B3"/>
    <w:rsid w:val="004E7318"/>
    <w:rsid w:val="0054284D"/>
    <w:rsid w:val="005608E6"/>
    <w:rsid w:val="00590D07"/>
    <w:rsid w:val="006E378F"/>
    <w:rsid w:val="007427C1"/>
    <w:rsid w:val="00752275"/>
    <w:rsid w:val="00784D58"/>
    <w:rsid w:val="007A0C45"/>
    <w:rsid w:val="00822DFF"/>
    <w:rsid w:val="00825312"/>
    <w:rsid w:val="00867FF5"/>
    <w:rsid w:val="00885817"/>
    <w:rsid w:val="008C7748"/>
    <w:rsid w:val="008D6863"/>
    <w:rsid w:val="009B3D09"/>
    <w:rsid w:val="00A76C53"/>
    <w:rsid w:val="00B14943"/>
    <w:rsid w:val="00B73FFC"/>
    <w:rsid w:val="00B86B75"/>
    <w:rsid w:val="00BC3A9A"/>
    <w:rsid w:val="00BC48D5"/>
    <w:rsid w:val="00C16AB8"/>
    <w:rsid w:val="00C36279"/>
    <w:rsid w:val="00CF3B5F"/>
    <w:rsid w:val="00D57CE1"/>
    <w:rsid w:val="00D85D12"/>
    <w:rsid w:val="00E315A3"/>
    <w:rsid w:val="00E47985"/>
    <w:rsid w:val="00E66B7E"/>
    <w:rsid w:val="00EF0CFC"/>
    <w:rsid w:val="00FF39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CF3F1"/>
  <w15:docId w15:val="{77E1CC38-E6B2-FD48-BAB4-4F843E206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rFonts w:ascii="Times New Roman" w:hAnsi="Times New Roman" w:cs="Times New Roman"/>
      <w:color w:val="000000" w:themeColor="text1"/>
      <w:sz w:val="20"/>
      <w:szCs w:val="20"/>
    </w:rPr>
  </w:style>
  <w:style w:type="paragraph" w:styleId="CommentSubject">
    <w:name w:val="annotation subject"/>
    <w:basedOn w:val="CommentText"/>
    <w:next w:val="CommentText"/>
    <w:link w:val="CommentSubjectChar"/>
    <w:semiHidden/>
    <w:unhideWhenUsed/>
    <w:rsid w:val="00CF3B5F"/>
    <w:rPr>
      <w:b/>
      <w:bCs/>
    </w:rPr>
  </w:style>
  <w:style w:type="character" w:customStyle="1" w:styleId="CommentSubjectChar">
    <w:name w:val="Comment Subject Char"/>
    <w:basedOn w:val="CommentTextChar"/>
    <w:link w:val="CommentSubject"/>
    <w:semiHidden/>
    <w:rsid w:val="00CF3B5F"/>
    <w:rPr>
      <w:rFonts w:ascii="Times New Roman" w:hAnsi="Times New Roman" w:cs="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mailto:maxczap@stanford.edu"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xczap@stanford.edu"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4605</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30793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1</cp:revision>
  <dcterms:created xsi:type="dcterms:W3CDTF">2021-10-27T16:54:00Z</dcterms:created>
  <dcterms:modified xsi:type="dcterms:W3CDTF">2021-10-27T17:12:00Z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progressive relaxation of bradycardia during dives.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27 October, 2021</vt:lpwstr>
  </property>
  <property fmtid="{D5CDD505-2E9C-101B-9397-08002B2CF9AE}" pid="6" name="output">
    <vt:lpwstr/>
  </property>
</Properties>
</file>